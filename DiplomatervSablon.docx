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6B419B" w14:textId="77777777" w:rsidR="00816BCB" w:rsidRPr="00B50CAA" w:rsidRDefault="00816BCB" w:rsidP="00816BCB">
      <w:pPr>
        <w:pStyle w:val="Nyilatkozatcm"/>
      </w:pPr>
      <w:r w:rsidRPr="00B50CAA">
        <w:t>FELADATKIÍRÁS</w:t>
      </w:r>
    </w:p>
    <w:p w14:paraId="5AC09C77" w14:textId="09209280" w:rsidR="00816BCB" w:rsidRPr="00B50CAA" w:rsidRDefault="007D7173" w:rsidP="003A4CDB">
      <w:r>
        <w:t xml:space="preserve">Ennek az oldalnak a helyére a feladatkiírást kell beszúrnod az elektronikus változatban (praktikusan egy képernyőkép formájában). </w:t>
      </w:r>
      <w:r w:rsidR="00D37EC8">
        <w:t xml:space="preserve">A nyomtatott változatban ennek az oldalnak a helyére a diplomaterv portálról letöltött, jóváhagyott feladatkiírást kell befűzni. </w:t>
      </w:r>
      <w:r w:rsidR="00F15A75">
        <w:t>A feladatkiírás tanszéki aláírás és pecsét nélkül is érvényes</w:t>
      </w:r>
      <w:r w:rsidR="00656B73">
        <w:t>.</w:t>
      </w:r>
    </w:p>
    <w:p w14:paraId="2A3F742C" w14:textId="77777777" w:rsidR="0063585C" w:rsidRPr="004851C7" w:rsidRDefault="00816BCB" w:rsidP="00D429F2">
      <w:pPr>
        <w:pStyle w:val="Cmlaplog"/>
      </w:pPr>
      <w:r>
        <w:br w:type="page"/>
      </w:r>
      <w:r w:rsidR="009D2FD8" w:rsidRPr="004851C7">
        <w:rPr>
          <w:noProof/>
          <w:lang w:eastAsia="hu-HU"/>
        </w:rPr>
        <w:lastRenderedPageBreak/>
        <w:drawing>
          <wp:inline distT="0" distB="0" distL="0" distR="0" wp14:anchorId="75FFBEFA" wp14:editId="6F4E6F3C">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1035" cy="541020"/>
                    </a:xfrm>
                    <a:prstGeom prst="rect">
                      <a:avLst/>
                    </a:prstGeom>
                    <a:noFill/>
                    <a:ln>
                      <a:noFill/>
                    </a:ln>
                  </pic:spPr>
                </pic:pic>
              </a:graphicData>
            </a:graphic>
          </wp:inline>
        </w:drawing>
      </w:r>
    </w:p>
    <w:p w14:paraId="5F5887E3" w14:textId="77777777" w:rsidR="004851C7" w:rsidRPr="004851C7" w:rsidRDefault="004851C7" w:rsidP="00D429F2">
      <w:pPr>
        <w:pStyle w:val="Cmlapegyetem"/>
      </w:pPr>
      <w:r w:rsidRPr="004851C7">
        <w:t>Budapesti Műszaki és Gazdaságtudományi Egyetem</w:t>
      </w:r>
    </w:p>
    <w:p w14:paraId="6261E961" w14:textId="77777777" w:rsidR="004851C7" w:rsidRPr="004851C7" w:rsidRDefault="004851C7" w:rsidP="00D429F2">
      <w:pPr>
        <w:pStyle w:val="Cmlapkarstanszk"/>
      </w:pPr>
      <w:r w:rsidRPr="004851C7">
        <w:t>Villamosmérnöki és Informatikai Kar</w:t>
      </w:r>
    </w:p>
    <w:p w14:paraId="614306E0" w14:textId="672C8EBF" w:rsidR="004851C7" w:rsidRDefault="00FC2BF4" w:rsidP="00D429F2">
      <w:pPr>
        <w:pStyle w:val="Cmlapkarstanszk"/>
      </w:pPr>
      <w:r>
        <w:fldChar w:fldCharType="begin"/>
      </w:r>
      <w:r>
        <w:instrText xml:space="preserve"> DOCPROPERTY  Company  \* MERGEFORMAT </w:instrText>
      </w:r>
      <w:r>
        <w:fldChar w:fldCharType="separate"/>
      </w:r>
      <w:r w:rsidR="005B153C">
        <w:t>Automatizálási és Alkalmazott Informatikai Tanszék</w:t>
      </w:r>
      <w:r>
        <w:fldChar w:fldCharType="end"/>
      </w:r>
    </w:p>
    <w:p w14:paraId="636BBB01" w14:textId="77777777" w:rsidR="004851C7" w:rsidRDefault="004851C7"/>
    <w:p w14:paraId="36F20A54" w14:textId="77777777" w:rsidR="004851C7" w:rsidRDefault="004851C7"/>
    <w:p w14:paraId="7E8300BE" w14:textId="77777777" w:rsidR="004851C7" w:rsidRDefault="004851C7"/>
    <w:p w14:paraId="02C07D20" w14:textId="77777777" w:rsidR="004851C7" w:rsidRDefault="004851C7"/>
    <w:p w14:paraId="2D8CF118" w14:textId="77777777" w:rsidR="004851C7" w:rsidRDefault="004851C7"/>
    <w:p w14:paraId="1309EF9A" w14:textId="77777777" w:rsidR="004851C7" w:rsidRDefault="004851C7"/>
    <w:p w14:paraId="7F39B52B" w14:textId="77777777" w:rsidR="004851C7" w:rsidRPr="00B50CAA" w:rsidRDefault="004851C7"/>
    <w:p w14:paraId="63E824BC" w14:textId="77777777" w:rsidR="0063585C" w:rsidRPr="00B50CAA" w:rsidRDefault="00630A92" w:rsidP="00171054">
      <w:pPr>
        <w:pStyle w:val="Cmlapszerz"/>
      </w:pPr>
      <w:commentRangeStart w:id="0"/>
      <w:r>
        <w:t>Kővári Bence</w:t>
      </w:r>
      <w:commentRangeEnd w:id="0"/>
      <w:r>
        <w:rPr>
          <w:rStyle w:val="Jegyzethivatkozs"/>
          <w:noProof w:val="0"/>
        </w:rPr>
        <w:commentReference w:id="0"/>
      </w:r>
    </w:p>
    <w:p w14:paraId="5BD632B6" w14:textId="77777777" w:rsidR="0063585C" w:rsidRPr="00B50CAA" w:rsidRDefault="00630A92">
      <w:pPr>
        <w:pStyle w:val="Cm"/>
      </w:pPr>
      <w:commentRangeStart w:id="1"/>
      <w:r>
        <w:t>Diplomaterv Útmutató</w:t>
      </w:r>
      <w:commentRangeEnd w:id="1"/>
      <w:r>
        <w:rPr>
          <w:rStyle w:val="Jegyzethivatkozs"/>
          <w:rFonts w:cs="Times New Roman"/>
          <w:b w:val="0"/>
          <w:bCs w:val="0"/>
          <w:caps w:val="0"/>
          <w:kern w:val="0"/>
        </w:rPr>
        <w:commentReference w:id="1"/>
      </w:r>
    </w:p>
    <w:p w14:paraId="436457F8" w14:textId="77777777" w:rsidR="00630A92" w:rsidRDefault="00630A92" w:rsidP="00630A92">
      <w:pPr>
        <w:keepLines/>
        <w:spacing w:after="0"/>
        <w:ind w:firstLine="0"/>
        <w:jc w:val="center"/>
        <w:rPr>
          <w:smallCaps/>
        </w:rPr>
      </w:pPr>
    </w:p>
    <w:p w14:paraId="7B8F957D" w14:textId="77777777" w:rsidR="00630A92" w:rsidRDefault="00630A92" w:rsidP="00630A92">
      <w:pPr>
        <w:keepLines/>
        <w:spacing w:after="0"/>
        <w:ind w:firstLine="0"/>
        <w:jc w:val="center"/>
        <w:rPr>
          <w:smallCaps/>
        </w:rPr>
      </w:pPr>
    </w:p>
    <w:p w14:paraId="4E66D8CA" w14:textId="77777777" w:rsidR="00630A92" w:rsidRDefault="00630A92" w:rsidP="00630A92">
      <w:pPr>
        <w:keepLines/>
        <w:spacing w:after="0"/>
        <w:ind w:firstLine="0"/>
        <w:jc w:val="center"/>
        <w:rPr>
          <w:smallCaps/>
        </w:rPr>
      </w:pPr>
    </w:p>
    <w:p w14:paraId="5A97AB4D" w14:textId="77777777" w:rsidR="00630A92" w:rsidRDefault="00630A92" w:rsidP="00630A92">
      <w:pPr>
        <w:keepLines/>
        <w:spacing w:after="0"/>
        <w:ind w:firstLine="0"/>
        <w:jc w:val="center"/>
        <w:rPr>
          <w:smallCaps/>
        </w:rPr>
      </w:pPr>
    </w:p>
    <w:p w14:paraId="079394B9" w14:textId="77777777" w:rsidR="00630A92" w:rsidRDefault="00630A92" w:rsidP="00630A92">
      <w:pPr>
        <w:keepLines/>
        <w:spacing w:after="0"/>
        <w:ind w:firstLine="0"/>
        <w:jc w:val="center"/>
        <w:rPr>
          <w:smallCaps/>
        </w:rPr>
      </w:pPr>
    </w:p>
    <w:p w14:paraId="43BD3853" w14:textId="77777777" w:rsidR="00630A92" w:rsidRDefault="00630A92" w:rsidP="00630A92">
      <w:pPr>
        <w:keepLines/>
        <w:spacing w:after="0"/>
        <w:ind w:firstLine="0"/>
        <w:jc w:val="center"/>
        <w:rPr>
          <w:smallCaps/>
        </w:rPr>
      </w:pPr>
    </w:p>
    <w:p w14:paraId="4D26AE0E" w14:textId="77777777" w:rsidR="00630A92" w:rsidRDefault="00630A92" w:rsidP="00630A92">
      <w:pPr>
        <w:keepLines/>
        <w:spacing w:after="0"/>
        <w:ind w:firstLine="0"/>
        <w:jc w:val="center"/>
        <w:rPr>
          <w:smallCaps/>
        </w:rPr>
      </w:pPr>
    </w:p>
    <w:p w14:paraId="5FF02A1F" w14:textId="77777777" w:rsidR="00630A92" w:rsidRDefault="00630A92" w:rsidP="00630A92">
      <w:pPr>
        <w:keepLines/>
        <w:spacing w:after="0"/>
        <w:ind w:firstLine="0"/>
        <w:jc w:val="center"/>
        <w:rPr>
          <w:smallCaps/>
        </w:rPr>
      </w:pPr>
    </w:p>
    <w:p w14:paraId="1B8CDBB4" w14:textId="77777777" w:rsidR="00630A92" w:rsidRDefault="00630A92" w:rsidP="00630A92">
      <w:pPr>
        <w:keepLines/>
        <w:spacing w:after="0"/>
        <w:ind w:firstLine="0"/>
        <w:jc w:val="center"/>
        <w:rPr>
          <w:smallCaps/>
        </w:rPr>
      </w:pPr>
    </w:p>
    <w:p w14:paraId="05D54636" w14:textId="77777777" w:rsidR="00630A92" w:rsidRDefault="00630A92" w:rsidP="00630A92">
      <w:pPr>
        <w:keepLines/>
        <w:spacing w:after="0"/>
        <w:ind w:firstLine="0"/>
        <w:jc w:val="center"/>
        <w:rPr>
          <w:smallCaps/>
        </w:rPr>
      </w:pPr>
    </w:p>
    <w:p w14:paraId="61F33379" w14:textId="77777777" w:rsidR="00630A92" w:rsidRDefault="00630A92" w:rsidP="00630A92">
      <w:pPr>
        <w:keepLines/>
        <w:spacing w:after="0"/>
        <w:ind w:firstLine="0"/>
        <w:jc w:val="center"/>
        <w:rPr>
          <w:smallCaps/>
        </w:rPr>
      </w:pPr>
    </w:p>
    <w:p w14:paraId="4A0A8917" w14:textId="77777777" w:rsidR="00630A92" w:rsidRDefault="00630A92" w:rsidP="00630A92">
      <w:pPr>
        <w:keepLines/>
        <w:spacing w:after="0"/>
        <w:ind w:firstLine="0"/>
        <w:jc w:val="center"/>
        <w:rPr>
          <w:smallCaps/>
        </w:rPr>
      </w:pPr>
    </w:p>
    <w:p w14:paraId="113A12EC" w14:textId="77777777" w:rsidR="00630A92" w:rsidRDefault="00630A92" w:rsidP="00630A92">
      <w:pPr>
        <w:keepLines/>
        <w:spacing w:after="0"/>
        <w:ind w:firstLine="0"/>
        <w:jc w:val="center"/>
        <w:rPr>
          <w:smallCaps/>
        </w:rPr>
      </w:pPr>
    </w:p>
    <w:p w14:paraId="7BF499DC" w14:textId="77777777" w:rsidR="00630A92" w:rsidRDefault="00630A92" w:rsidP="00630A92">
      <w:pPr>
        <w:keepLines/>
        <w:spacing w:after="0"/>
        <w:ind w:firstLine="0"/>
        <w:jc w:val="center"/>
        <w:rPr>
          <w:smallCaps/>
        </w:rPr>
      </w:pPr>
      <w:r>
        <w:rPr>
          <w:smallCaps/>
        </w:rPr>
        <w:t>Konzulens</w:t>
      </w:r>
    </w:p>
    <w:commentRangeStart w:id="2"/>
    <w:p w14:paraId="71BF7A9D" w14:textId="7EF5BBCD" w:rsidR="00630A92" w:rsidRDefault="00630A92" w:rsidP="00630A92">
      <w:pPr>
        <w:pStyle w:val="Cmlapszerz"/>
      </w:pPr>
      <w:r>
        <w:fldChar w:fldCharType="begin"/>
      </w:r>
      <w:r>
        <w:instrText xml:space="preserve"> DOCPROPERTY "Manager"  \* MERGEFORMAT </w:instrText>
      </w:r>
      <w:r>
        <w:fldChar w:fldCharType="end"/>
      </w:r>
      <w:commentRangeEnd w:id="2"/>
      <w:r>
        <w:rPr>
          <w:rStyle w:val="Jegyzethivatkozs"/>
          <w:noProof w:val="0"/>
        </w:rPr>
        <w:commentReference w:id="2"/>
      </w:r>
    </w:p>
    <w:p w14:paraId="59CFD63D" w14:textId="158E32A6" w:rsidR="0063585C" w:rsidRPr="00B50CAA" w:rsidRDefault="00630A92" w:rsidP="00630A92">
      <w:pPr>
        <w:spacing w:after="0"/>
        <w:ind w:firstLine="0"/>
        <w:jc w:val="center"/>
      </w:pPr>
      <w:r>
        <w:t xml:space="preserve">BUDAPEST, </w:t>
      </w:r>
      <w:commentRangeStart w:id="3"/>
      <w:r>
        <w:t>20</w:t>
      </w:r>
      <w:r w:rsidR="00656B73">
        <w:t>2</w:t>
      </w:r>
      <w:r>
        <w:t>5</w:t>
      </w:r>
      <w:commentRangeEnd w:id="3"/>
      <w:r>
        <w:rPr>
          <w:rStyle w:val="Jegyzethivatkozs"/>
        </w:rPr>
        <w:commentReference w:id="3"/>
      </w:r>
      <w:r w:rsidR="0063585C" w:rsidRPr="00267677">
        <w:fldChar w:fldCharType="begin"/>
      </w:r>
      <w:r w:rsidR="0063585C" w:rsidRPr="00B50CAA">
        <w:instrText xml:space="preserve"> SUBJECT  \* MERGEFORMAT </w:instrText>
      </w:r>
      <w:r w:rsidR="0063585C" w:rsidRPr="00267677">
        <w:fldChar w:fldCharType="end"/>
      </w:r>
    </w:p>
    <w:p w14:paraId="155AD015" w14:textId="77777777" w:rsidR="0063585C" w:rsidRPr="00B50CAA" w:rsidRDefault="0063585C" w:rsidP="00B96880">
      <w:pPr>
        <w:pStyle w:val="Fejezetcmtartalomjegyzknlkl"/>
      </w:pPr>
      <w:commentRangeStart w:id="4"/>
      <w:r w:rsidRPr="00B50CAA">
        <w:lastRenderedPageBreak/>
        <w:t>Tartalomjegyzék</w:t>
      </w:r>
      <w:commentRangeEnd w:id="4"/>
      <w:r w:rsidR="00656B73">
        <w:rPr>
          <w:rStyle w:val="Jegyzethivatkozs"/>
          <w:rFonts w:cs="Times New Roman"/>
          <w:b w:val="0"/>
          <w:bCs w:val="0"/>
          <w:noProof w:val="0"/>
          <w:kern w:val="0"/>
        </w:rPr>
        <w:commentReference w:id="4"/>
      </w:r>
    </w:p>
    <w:p w14:paraId="4447613C" w14:textId="2790CAD3" w:rsidR="005B153C" w:rsidRDefault="00730B3C">
      <w:pPr>
        <w:pStyle w:val="TJ1"/>
        <w:rPr>
          <w:rFonts w:asciiTheme="minorHAnsi" w:eastAsiaTheme="minorEastAsia" w:hAnsiTheme="minorHAnsi" w:cstheme="minorBidi"/>
          <w:b w:val="0"/>
          <w:noProof/>
          <w:kern w:val="2"/>
          <w:lang w:eastAsia="hu-HU"/>
          <w14:ligatures w14:val="standardContextual"/>
        </w:rPr>
      </w:pPr>
      <w:r>
        <w:fldChar w:fldCharType="begin"/>
      </w:r>
      <w:r>
        <w:instrText xml:space="preserve"> TOC \o "1-3" \h \z \u </w:instrText>
      </w:r>
      <w:r>
        <w:fldChar w:fldCharType="separate"/>
      </w:r>
      <w:hyperlink w:anchor="_Toc206593386" w:history="1">
        <w:r w:rsidR="005B153C" w:rsidRPr="002D074C">
          <w:rPr>
            <w:rStyle w:val="Hiperhivatkozs"/>
            <w:noProof/>
          </w:rPr>
          <w:t>Összefoglaló</w:t>
        </w:r>
        <w:r w:rsidR="005B153C">
          <w:rPr>
            <w:noProof/>
            <w:webHidden/>
          </w:rPr>
          <w:tab/>
        </w:r>
        <w:r w:rsidR="005B153C">
          <w:rPr>
            <w:noProof/>
            <w:webHidden/>
          </w:rPr>
          <w:fldChar w:fldCharType="begin"/>
        </w:r>
        <w:r w:rsidR="005B153C">
          <w:rPr>
            <w:noProof/>
            <w:webHidden/>
          </w:rPr>
          <w:instrText xml:space="preserve"> PAGEREF _Toc206593386 \h </w:instrText>
        </w:r>
        <w:r w:rsidR="005B153C">
          <w:rPr>
            <w:noProof/>
            <w:webHidden/>
          </w:rPr>
        </w:r>
        <w:r w:rsidR="005B153C">
          <w:rPr>
            <w:noProof/>
            <w:webHidden/>
          </w:rPr>
          <w:fldChar w:fldCharType="separate"/>
        </w:r>
        <w:r w:rsidR="005B153C">
          <w:rPr>
            <w:noProof/>
            <w:webHidden/>
          </w:rPr>
          <w:t>6</w:t>
        </w:r>
        <w:r w:rsidR="005B153C">
          <w:rPr>
            <w:noProof/>
            <w:webHidden/>
          </w:rPr>
          <w:fldChar w:fldCharType="end"/>
        </w:r>
      </w:hyperlink>
    </w:p>
    <w:p w14:paraId="016A0CFF" w14:textId="3B64596F" w:rsidR="005B153C" w:rsidRDefault="00FC2BF4">
      <w:pPr>
        <w:pStyle w:val="TJ1"/>
        <w:rPr>
          <w:rFonts w:asciiTheme="minorHAnsi" w:eastAsiaTheme="minorEastAsia" w:hAnsiTheme="minorHAnsi" w:cstheme="minorBidi"/>
          <w:b w:val="0"/>
          <w:noProof/>
          <w:kern w:val="2"/>
          <w:lang w:eastAsia="hu-HU"/>
          <w14:ligatures w14:val="standardContextual"/>
        </w:rPr>
      </w:pPr>
      <w:hyperlink w:anchor="_Toc206593387" w:history="1">
        <w:r w:rsidR="005B153C" w:rsidRPr="002D074C">
          <w:rPr>
            <w:rStyle w:val="Hiperhivatkozs"/>
            <w:noProof/>
          </w:rPr>
          <w:t>Abstract</w:t>
        </w:r>
        <w:r w:rsidR="005B153C">
          <w:rPr>
            <w:noProof/>
            <w:webHidden/>
          </w:rPr>
          <w:tab/>
        </w:r>
        <w:r w:rsidR="005B153C">
          <w:rPr>
            <w:noProof/>
            <w:webHidden/>
          </w:rPr>
          <w:fldChar w:fldCharType="begin"/>
        </w:r>
        <w:r w:rsidR="005B153C">
          <w:rPr>
            <w:noProof/>
            <w:webHidden/>
          </w:rPr>
          <w:instrText xml:space="preserve"> PAGEREF _Toc206593387 \h </w:instrText>
        </w:r>
        <w:r w:rsidR="005B153C">
          <w:rPr>
            <w:noProof/>
            <w:webHidden/>
          </w:rPr>
        </w:r>
        <w:r w:rsidR="005B153C">
          <w:rPr>
            <w:noProof/>
            <w:webHidden/>
          </w:rPr>
          <w:fldChar w:fldCharType="separate"/>
        </w:r>
        <w:r w:rsidR="005B153C">
          <w:rPr>
            <w:noProof/>
            <w:webHidden/>
          </w:rPr>
          <w:t>7</w:t>
        </w:r>
        <w:r w:rsidR="005B153C">
          <w:rPr>
            <w:noProof/>
            <w:webHidden/>
          </w:rPr>
          <w:fldChar w:fldCharType="end"/>
        </w:r>
      </w:hyperlink>
    </w:p>
    <w:p w14:paraId="5C815014" w14:textId="74ACFE8C" w:rsidR="005B153C" w:rsidRDefault="00FC2BF4">
      <w:pPr>
        <w:pStyle w:val="TJ1"/>
        <w:rPr>
          <w:rFonts w:asciiTheme="minorHAnsi" w:eastAsiaTheme="minorEastAsia" w:hAnsiTheme="minorHAnsi" w:cstheme="minorBidi"/>
          <w:b w:val="0"/>
          <w:noProof/>
          <w:kern w:val="2"/>
          <w:lang w:eastAsia="hu-HU"/>
          <w14:ligatures w14:val="standardContextual"/>
        </w:rPr>
      </w:pPr>
      <w:hyperlink w:anchor="_Toc206593388" w:history="1">
        <w:r w:rsidR="005B153C" w:rsidRPr="002D074C">
          <w:rPr>
            <w:rStyle w:val="Hiperhivatkozs"/>
            <w:noProof/>
          </w:rPr>
          <w:t>1 Bevezetés</w:t>
        </w:r>
        <w:r w:rsidR="005B153C">
          <w:rPr>
            <w:noProof/>
            <w:webHidden/>
          </w:rPr>
          <w:tab/>
        </w:r>
        <w:r w:rsidR="005B153C">
          <w:rPr>
            <w:noProof/>
            <w:webHidden/>
          </w:rPr>
          <w:fldChar w:fldCharType="begin"/>
        </w:r>
        <w:r w:rsidR="005B153C">
          <w:rPr>
            <w:noProof/>
            <w:webHidden/>
          </w:rPr>
          <w:instrText xml:space="preserve"> PAGEREF _Toc206593388 \h </w:instrText>
        </w:r>
        <w:r w:rsidR="005B153C">
          <w:rPr>
            <w:noProof/>
            <w:webHidden/>
          </w:rPr>
        </w:r>
        <w:r w:rsidR="005B153C">
          <w:rPr>
            <w:noProof/>
            <w:webHidden/>
          </w:rPr>
          <w:fldChar w:fldCharType="separate"/>
        </w:r>
        <w:r w:rsidR="005B153C">
          <w:rPr>
            <w:noProof/>
            <w:webHidden/>
          </w:rPr>
          <w:t>8</w:t>
        </w:r>
        <w:r w:rsidR="005B153C">
          <w:rPr>
            <w:noProof/>
            <w:webHidden/>
          </w:rPr>
          <w:fldChar w:fldCharType="end"/>
        </w:r>
      </w:hyperlink>
    </w:p>
    <w:p w14:paraId="67E9E701" w14:textId="5456B357"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89" w:history="1">
        <w:r w:rsidR="005B153C" w:rsidRPr="002D074C">
          <w:rPr>
            <w:rStyle w:val="Hiperhivatkozs"/>
            <w:noProof/>
          </w:rPr>
          <w:t>1.1 Frissítsd a dokumentumot</w:t>
        </w:r>
        <w:r w:rsidR="005B153C">
          <w:rPr>
            <w:noProof/>
            <w:webHidden/>
          </w:rPr>
          <w:tab/>
        </w:r>
        <w:r w:rsidR="005B153C">
          <w:rPr>
            <w:noProof/>
            <w:webHidden/>
          </w:rPr>
          <w:fldChar w:fldCharType="begin"/>
        </w:r>
        <w:r w:rsidR="005B153C">
          <w:rPr>
            <w:noProof/>
            <w:webHidden/>
          </w:rPr>
          <w:instrText xml:space="preserve"> PAGEREF _Toc206593389 \h </w:instrText>
        </w:r>
        <w:r w:rsidR="005B153C">
          <w:rPr>
            <w:noProof/>
            <w:webHidden/>
          </w:rPr>
        </w:r>
        <w:r w:rsidR="005B153C">
          <w:rPr>
            <w:noProof/>
            <w:webHidden/>
          </w:rPr>
          <w:fldChar w:fldCharType="separate"/>
        </w:r>
        <w:r w:rsidR="005B153C">
          <w:rPr>
            <w:noProof/>
            <w:webHidden/>
          </w:rPr>
          <w:t>8</w:t>
        </w:r>
        <w:r w:rsidR="005B153C">
          <w:rPr>
            <w:noProof/>
            <w:webHidden/>
          </w:rPr>
          <w:fldChar w:fldCharType="end"/>
        </w:r>
      </w:hyperlink>
    </w:p>
    <w:p w14:paraId="13501192" w14:textId="10ECDA8C"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0" w:history="1">
        <w:r w:rsidR="005B153C" w:rsidRPr="002D074C">
          <w:rPr>
            <w:rStyle w:val="Hiperhivatkozs"/>
            <w:noProof/>
          </w:rPr>
          <w:t>1.2 Szakdolgozat, vagy diplomaterv</w:t>
        </w:r>
        <w:r w:rsidR="005B153C">
          <w:rPr>
            <w:noProof/>
            <w:webHidden/>
          </w:rPr>
          <w:tab/>
        </w:r>
        <w:r w:rsidR="005B153C">
          <w:rPr>
            <w:noProof/>
            <w:webHidden/>
          </w:rPr>
          <w:fldChar w:fldCharType="begin"/>
        </w:r>
        <w:r w:rsidR="005B153C">
          <w:rPr>
            <w:noProof/>
            <w:webHidden/>
          </w:rPr>
          <w:instrText xml:space="preserve"> PAGEREF _Toc206593390 \h </w:instrText>
        </w:r>
        <w:r w:rsidR="005B153C">
          <w:rPr>
            <w:noProof/>
            <w:webHidden/>
          </w:rPr>
        </w:r>
        <w:r w:rsidR="005B153C">
          <w:rPr>
            <w:noProof/>
            <w:webHidden/>
          </w:rPr>
          <w:fldChar w:fldCharType="separate"/>
        </w:r>
        <w:r w:rsidR="005B153C">
          <w:rPr>
            <w:noProof/>
            <w:webHidden/>
          </w:rPr>
          <w:t>8</w:t>
        </w:r>
        <w:r w:rsidR="005B153C">
          <w:rPr>
            <w:noProof/>
            <w:webHidden/>
          </w:rPr>
          <w:fldChar w:fldCharType="end"/>
        </w:r>
      </w:hyperlink>
    </w:p>
    <w:p w14:paraId="01BEB95A" w14:textId="45E49474"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1" w:history="1">
        <w:r w:rsidR="005B153C" w:rsidRPr="002D074C">
          <w:rPr>
            <w:rStyle w:val="Hiperhivatkozs"/>
            <w:noProof/>
          </w:rPr>
          <w:t>1.3 Témaválasztás</w:t>
        </w:r>
        <w:r w:rsidR="005B153C">
          <w:rPr>
            <w:noProof/>
            <w:webHidden/>
          </w:rPr>
          <w:tab/>
        </w:r>
        <w:r w:rsidR="005B153C">
          <w:rPr>
            <w:noProof/>
            <w:webHidden/>
          </w:rPr>
          <w:fldChar w:fldCharType="begin"/>
        </w:r>
        <w:r w:rsidR="005B153C">
          <w:rPr>
            <w:noProof/>
            <w:webHidden/>
          </w:rPr>
          <w:instrText xml:space="preserve"> PAGEREF _Toc206593391 \h </w:instrText>
        </w:r>
        <w:r w:rsidR="005B153C">
          <w:rPr>
            <w:noProof/>
            <w:webHidden/>
          </w:rPr>
        </w:r>
        <w:r w:rsidR="005B153C">
          <w:rPr>
            <w:noProof/>
            <w:webHidden/>
          </w:rPr>
          <w:fldChar w:fldCharType="separate"/>
        </w:r>
        <w:r w:rsidR="005B153C">
          <w:rPr>
            <w:noProof/>
            <w:webHidden/>
          </w:rPr>
          <w:t>8</w:t>
        </w:r>
        <w:r w:rsidR="005B153C">
          <w:rPr>
            <w:noProof/>
            <w:webHidden/>
          </w:rPr>
          <w:fldChar w:fldCharType="end"/>
        </w:r>
      </w:hyperlink>
    </w:p>
    <w:p w14:paraId="0CD964BA" w14:textId="7FD1702C" w:rsidR="005B153C" w:rsidRDefault="00FC2BF4">
      <w:pPr>
        <w:pStyle w:val="TJ1"/>
        <w:rPr>
          <w:rFonts w:asciiTheme="minorHAnsi" w:eastAsiaTheme="minorEastAsia" w:hAnsiTheme="minorHAnsi" w:cstheme="minorBidi"/>
          <w:b w:val="0"/>
          <w:noProof/>
          <w:kern w:val="2"/>
          <w:lang w:eastAsia="hu-HU"/>
          <w14:ligatures w14:val="standardContextual"/>
        </w:rPr>
      </w:pPr>
      <w:hyperlink w:anchor="_Toc206593392" w:history="1">
        <w:r w:rsidR="005B153C" w:rsidRPr="002D074C">
          <w:rPr>
            <w:rStyle w:val="Hiperhivatkozs"/>
            <w:noProof/>
          </w:rPr>
          <w:t>2 A dolgozat szerkezete</w:t>
        </w:r>
        <w:r w:rsidR="005B153C">
          <w:rPr>
            <w:noProof/>
            <w:webHidden/>
          </w:rPr>
          <w:tab/>
        </w:r>
        <w:r w:rsidR="005B153C">
          <w:rPr>
            <w:noProof/>
            <w:webHidden/>
          </w:rPr>
          <w:fldChar w:fldCharType="begin"/>
        </w:r>
        <w:r w:rsidR="005B153C">
          <w:rPr>
            <w:noProof/>
            <w:webHidden/>
          </w:rPr>
          <w:instrText xml:space="preserve"> PAGEREF _Toc206593392 \h </w:instrText>
        </w:r>
        <w:r w:rsidR="005B153C">
          <w:rPr>
            <w:noProof/>
            <w:webHidden/>
          </w:rPr>
        </w:r>
        <w:r w:rsidR="005B153C">
          <w:rPr>
            <w:noProof/>
            <w:webHidden/>
          </w:rPr>
          <w:fldChar w:fldCharType="separate"/>
        </w:r>
        <w:r w:rsidR="005B153C">
          <w:rPr>
            <w:noProof/>
            <w:webHidden/>
          </w:rPr>
          <w:t>10</w:t>
        </w:r>
        <w:r w:rsidR="005B153C">
          <w:rPr>
            <w:noProof/>
            <w:webHidden/>
          </w:rPr>
          <w:fldChar w:fldCharType="end"/>
        </w:r>
      </w:hyperlink>
    </w:p>
    <w:p w14:paraId="0AF9DB70" w14:textId="628D4615"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3" w:history="1">
        <w:r w:rsidR="005B153C" w:rsidRPr="002D074C">
          <w:rPr>
            <w:rStyle w:val="Hiperhivatkozs"/>
            <w:noProof/>
          </w:rPr>
          <w:t>2.1 Fejezetek</w:t>
        </w:r>
        <w:r w:rsidR="005B153C">
          <w:rPr>
            <w:noProof/>
            <w:webHidden/>
          </w:rPr>
          <w:tab/>
        </w:r>
        <w:r w:rsidR="005B153C">
          <w:rPr>
            <w:noProof/>
            <w:webHidden/>
          </w:rPr>
          <w:fldChar w:fldCharType="begin"/>
        </w:r>
        <w:r w:rsidR="005B153C">
          <w:rPr>
            <w:noProof/>
            <w:webHidden/>
          </w:rPr>
          <w:instrText xml:space="preserve"> PAGEREF _Toc206593393 \h </w:instrText>
        </w:r>
        <w:r w:rsidR="005B153C">
          <w:rPr>
            <w:noProof/>
            <w:webHidden/>
          </w:rPr>
        </w:r>
        <w:r w:rsidR="005B153C">
          <w:rPr>
            <w:noProof/>
            <w:webHidden/>
          </w:rPr>
          <w:fldChar w:fldCharType="separate"/>
        </w:r>
        <w:r w:rsidR="005B153C">
          <w:rPr>
            <w:noProof/>
            <w:webHidden/>
          </w:rPr>
          <w:t>10</w:t>
        </w:r>
        <w:r w:rsidR="005B153C">
          <w:rPr>
            <w:noProof/>
            <w:webHidden/>
          </w:rPr>
          <w:fldChar w:fldCharType="end"/>
        </w:r>
      </w:hyperlink>
    </w:p>
    <w:p w14:paraId="2E641412" w14:textId="3A566441"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4" w:history="1">
        <w:r w:rsidR="005B153C" w:rsidRPr="002D074C">
          <w:rPr>
            <w:rStyle w:val="Hiperhivatkozs"/>
            <w:noProof/>
          </w:rPr>
          <w:t>2.1.1 Feladatkiírás</w:t>
        </w:r>
        <w:r w:rsidR="005B153C">
          <w:rPr>
            <w:noProof/>
            <w:webHidden/>
          </w:rPr>
          <w:tab/>
        </w:r>
        <w:r w:rsidR="005B153C">
          <w:rPr>
            <w:noProof/>
            <w:webHidden/>
          </w:rPr>
          <w:fldChar w:fldCharType="begin"/>
        </w:r>
        <w:r w:rsidR="005B153C">
          <w:rPr>
            <w:noProof/>
            <w:webHidden/>
          </w:rPr>
          <w:instrText xml:space="preserve"> PAGEREF _Toc206593394 \h </w:instrText>
        </w:r>
        <w:r w:rsidR="005B153C">
          <w:rPr>
            <w:noProof/>
            <w:webHidden/>
          </w:rPr>
        </w:r>
        <w:r w:rsidR="005B153C">
          <w:rPr>
            <w:noProof/>
            <w:webHidden/>
          </w:rPr>
          <w:fldChar w:fldCharType="separate"/>
        </w:r>
        <w:r w:rsidR="005B153C">
          <w:rPr>
            <w:noProof/>
            <w:webHidden/>
          </w:rPr>
          <w:t>10</w:t>
        </w:r>
        <w:r w:rsidR="005B153C">
          <w:rPr>
            <w:noProof/>
            <w:webHidden/>
          </w:rPr>
          <w:fldChar w:fldCharType="end"/>
        </w:r>
      </w:hyperlink>
    </w:p>
    <w:p w14:paraId="5062D08E" w14:textId="7CE18445"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5" w:history="1">
        <w:r w:rsidR="005B153C" w:rsidRPr="002D074C">
          <w:rPr>
            <w:rStyle w:val="Hiperhivatkozs"/>
            <w:noProof/>
          </w:rPr>
          <w:t>2.1.2 Címoldal</w:t>
        </w:r>
        <w:r w:rsidR="005B153C">
          <w:rPr>
            <w:noProof/>
            <w:webHidden/>
          </w:rPr>
          <w:tab/>
        </w:r>
        <w:r w:rsidR="005B153C">
          <w:rPr>
            <w:noProof/>
            <w:webHidden/>
          </w:rPr>
          <w:fldChar w:fldCharType="begin"/>
        </w:r>
        <w:r w:rsidR="005B153C">
          <w:rPr>
            <w:noProof/>
            <w:webHidden/>
          </w:rPr>
          <w:instrText xml:space="preserve"> PAGEREF _Toc206593395 \h </w:instrText>
        </w:r>
        <w:r w:rsidR="005B153C">
          <w:rPr>
            <w:noProof/>
            <w:webHidden/>
          </w:rPr>
        </w:r>
        <w:r w:rsidR="005B153C">
          <w:rPr>
            <w:noProof/>
            <w:webHidden/>
          </w:rPr>
          <w:fldChar w:fldCharType="separate"/>
        </w:r>
        <w:r w:rsidR="005B153C">
          <w:rPr>
            <w:noProof/>
            <w:webHidden/>
          </w:rPr>
          <w:t>10</w:t>
        </w:r>
        <w:r w:rsidR="005B153C">
          <w:rPr>
            <w:noProof/>
            <w:webHidden/>
          </w:rPr>
          <w:fldChar w:fldCharType="end"/>
        </w:r>
      </w:hyperlink>
    </w:p>
    <w:p w14:paraId="79E7BE9C" w14:textId="6E1229A4"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6" w:history="1">
        <w:r w:rsidR="005B153C" w:rsidRPr="002D074C">
          <w:rPr>
            <w:rStyle w:val="Hiperhivatkozs"/>
            <w:noProof/>
          </w:rPr>
          <w:t>2.1.3 Tartalomjegyzék</w:t>
        </w:r>
        <w:r w:rsidR="005B153C">
          <w:rPr>
            <w:noProof/>
            <w:webHidden/>
          </w:rPr>
          <w:tab/>
        </w:r>
        <w:r w:rsidR="005B153C">
          <w:rPr>
            <w:noProof/>
            <w:webHidden/>
          </w:rPr>
          <w:fldChar w:fldCharType="begin"/>
        </w:r>
        <w:r w:rsidR="005B153C">
          <w:rPr>
            <w:noProof/>
            <w:webHidden/>
          </w:rPr>
          <w:instrText xml:space="preserve"> PAGEREF _Toc206593396 \h </w:instrText>
        </w:r>
        <w:r w:rsidR="005B153C">
          <w:rPr>
            <w:noProof/>
            <w:webHidden/>
          </w:rPr>
        </w:r>
        <w:r w:rsidR="005B153C">
          <w:rPr>
            <w:noProof/>
            <w:webHidden/>
          </w:rPr>
          <w:fldChar w:fldCharType="separate"/>
        </w:r>
        <w:r w:rsidR="005B153C">
          <w:rPr>
            <w:noProof/>
            <w:webHidden/>
          </w:rPr>
          <w:t>11</w:t>
        </w:r>
        <w:r w:rsidR="005B153C">
          <w:rPr>
            <w:noProof/>
            <w:webHidden/>
          </w:rPr>
          <w:fldChar w:fldCharType="end"/>
        </w:r>
      </w:hyperlink>
    </w:p>
    <w:p w14:paraId="4A885D82" w14:textId="73A98AC0"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7" w:history="1">
        <w:r w:rsidR="005B153C" w:rsidRPr="002D074C">
          <w:rPr>
            <w:rStyle w:val="Hiperhivatkozs"/>
            <w:noProof/>
          </w:rPr>
          <w:t>2.1.4 Nyilatkozat</w:t>
        </w:r>
        <w:r w:rsidR="005B153C">
          <w:rPr>
            <w:noProof/>
            <w:webHidden/>
          </w:rPr>
          <w:tab/>
        </w:r>
        <w:r w:rsidR="005B153C">
          <w:rPr>
            <w:noProof/>
            <w:webHidden/>
          </w:rPr>
          <w:fldChar w:fldCharType="begin"/>
        </w:r>
        <w:r w:rsidR="005B153C">
          <w:rPr>
            <w:noProof/>
            <w:webHidden/>
          </w:rPr>
          <w:instrText xml:space="preserve"> PAGEREF _Toc206593397 \h </w:instrText>
        </w:r>
        <w:r w:rsidR="005B153C">
          <w:rPr>
            <w:noProof/>
            <w:webHidden/>
          </w:rPr>
        </w:r>
        <w:r w:rsidR="005B153C">
          <w:rPr>
            <w:noProof/>
            <w:webHidden/>
          </w:rPr>
          <w:fldChar w:fldCharType="separate"/>
        </w:r>
        <w:r w:rsidR="005B153C">
          <w:rPr>
            <w:noProof/>
            <w:webHidden/>
          </w:rPr>
          <w:t>11</w:t>
        </w:r>
        <w:r w:rsidR="005B153C">
          <w:rPr>
            <w:noProof/>
            <w:webHidden/>
          </w:rPr>
          <w:fldChar w:fldCharType="end"/>
        </w:r>
      </w:hyperlink>
    </w:p>
    <w:p w14:paraId="6C78215C" w14:textId="1BCC8249"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8" w:history="1">
        <w:r w:rsidR="005B153C" w:rsidRPr="002D074C">
          <w:rPr>
            <w:rStyle w:val="Hiperhivatkozs"/>
            <w:noProof/>
          </w:rPr>
          <w:t>2.1.5 Tartalmi összefoglaló</w:t>
        </w:r>
        <w:r w:rsidR="005B153C">
          <w:rPr>
            <w:noProof/>
            <w:webHidden/>
          </w:rPr>
          <w:tab/>
        </w:r>
        <w:r w:rsidR="005B153C">
          <w:rPr>
            <w:noProof/>
            <w:webHidden/>
          </w:rPr>
          <w:fldChar w:fldCharType="begin"/>
        </w:r>
        <w:r w:rsidR="005B153C">
          <w:rPr>
            <w:noProof/>
            <w:webHidden/>
          </w:rPr>
          <w:instrText xml:space="preserve"> PAGEREF _Toc206593398 \h </w:instrText>
        </w:r>
        <w:r w:rsidR="005B153C">
          <w:rPr>
            <w:noProof/>
            <w:webHidden/>
          </w:rPr>
        </w:r>
        <w:r w:rsidR="005B153C">
          <w:rPr>
            <w:noProof/>
            <w:webHidden/>
          </w:rPr>
          <w:fldChar w:fldCharType="separate"/>
        </w:r>
        <w:r w:rsidR="005B153C">
          <w:rPr>
            <w:noProof/>
            <w:webHidden/>
          </w:rPr>
          <w:t>11</w:t>
        </w:r>
        <w:r w:rsidR="005B153C">
          <w:rPr>
            <w:noProof/>
            <w:webHidden/>
          </w:rPr>
          <w:fldChar w:fldCharType="end"/>
        </w:r>
      </w:hyperlink>
    </w:p>
    <w:p w14:paraId="57A4BE28" w14:textId="463EC680"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9" w:history="1">
        <w:r w:rsidR="005B153C" w:rsidRPr="002D074C">
          <w:rPr>
            <w:rStyle w:val="Hiperhivatkozs"/>
            <w:noProof/>
          </w:rPr>
          <w:t>2.1.6 Bevezetés</w:t>
        </w:r>
        <w:r w:rsidR="005B153C">
          <w:rPr>
            <w:noProof/>
            <w:webHidden/>
          </w:rPr>
          <w:tab/>
        </w:r>
        <w:r w:rsidR="005B153C">
          <w:rPr>
            <w:noProof/>
            <w:webHidden/>
          </w:rPr>
          <w:fldChar w:fldCharType="begin"/>
        </w:r>
        <w:r w:rsidR="005B153C">
          <w:rPr>
            <w:noProof/>
            <w:webHidden/>
          </w:rPr>
          <w:instrText xml:space="preserve"> PAGEREF _Toc206593399 \h </w:instrText>
        </w:r>
        <w:r w:rsidR="005B153C">
          <w:rPr>
            <w:noProof/>
            <w:webHidden/>
          </w:rPr>
        </w:r>
        <w:r w:rsidR="005B153C">
          <w:rPr>
            <w:noProof/>
            <w:webHidden/>
          </w:rPr>
          <w:fldChar w:fldCharType="separate"/>
        </w:r>
        <w:r w:rsidR="005B153C">
          <w:rPr>
            <w:noProof/>
            <w:webHidden/>
          </w:rPr>
          <w:t>11</w:t>
        </w:r>
        <w:r w:rsidR="005B153C">
          <w:rPr>
            <w:noProof/>
            <w:webHidden/>
          </w:rPr>
          <w:fldChar w:fldCharType="end"/>
        </w:r>
      </w:hyperlink>
    </w:p>
    <w:p w14:paraId="661FE88F" w14:textId="72DF7CB2"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0" w:history="1">
        <w:r w:rsidR="005B153C" w:rsidRPr="002D074C">
          <w:rPr>
            <w:rStyle w:val="Hiperhivatkozs"/>
            <w:noProof/>
          </w:rPr>
          <w:t>2.1.7 Irodalomkutatás, technológiák, hasonló alkotások bemutatása</w:t>
        </w:r>
        <w:r w:rsidR="005B153C">
          <w:rPr>
            <w:noProof/>
            <w:webHidden/>
          </w:rPr>
          <w:tab/>
        </w:r>
        <w:r w:rsidR="005B153C">
          <w:rPr>
            <w:noProof/>
            <w:webHidden/>
          </w:rPr>
          <w:fldChar w:fldCharType="begin"/>
        </w:r>
        <w:r w:rsidR="005B153C">
          <w:rPr>
            <w:noProof/>
            <w:webHidden/>
          </w:rPr>
          <w:instrText xml:space="preserve"> PAGEREF _Toc206593400 \h </w:instrText>
        </w:r>
        <w:r w:rsidR="005B153C">
          <w:rPr>
            <w:noProof/>
            <w:webHidden/>
          </w:rPr>
        </w:r>
        <w:r w:rsidR="005B153C">
          <w:rPr>
            <w:noProof/>
            <w:webHidden/>
          </w:rPr>
          <w:fldChar w:fldCharType="separate"/>
        </w:r>
        <w:r w:rsidR="005B153C">
          <w:rPr>
            <w:noProof/>
            <w:webHidden/>
          </w:rPr>
          <w:t>12</w:t>
        </w:r>
        <w:r w:rsidR="005B153C">
          <w:rPr>
            <w:noProof/>
            <w:webHidden/>
          </w:rPr>
          <w:fldChar w:fldCharType="end"/>
        </w:r>
      </w:hyperlink>
    </w:p>
    <w:p w14:paraId="7129A298" w14:textId="0BD4200F"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1" w:history="1">
        <w:r w:rsidR="005B153C" w:rsidRPr="002D074C">
          <w:rPr>
            <w:rStyle w:val="Hiperhivatkozs"/>
            <w:noProof/>
          </w:rPr>
          <w:t>2.1.8 A feladatkiírás pontosítása és részletes elemzése</w:t>
        </w:r>
        <w:r w:rsidR="005B153C">
          <w:rPr>
            <w:noProof/>
            <w:webHidden/>
          </w:rPr>
          <w:tab/>
        </w:r>
        <w:r w:rsidR="005B153C">
          <w:rPr>
            <w:noProof/>
            <w:webHidden/>
          </w:rPr>
          <w:fldChar w:fldCharType="begin"/>
        </w:r>
        <w:r w:rsidR="005B153C">
          <w:rPr>
            <w:noProof/>
            <w:webHidden/>
          </w:rPr>
          <w:instrText xml:space="preserve"> PAGEREF _Toc206593401 \h </w:instrText>
        </w:r>
        <w:r w:rsidR="005B153C">
          <w:rPr>
            <w:noProof/>
            <w:webHidden/>
          </w:rPr>
        </w:r>
        <w:r w:rsidR="005B153C">
          <w:rPr>
            <w:noProof/>
            <w:webHidden/>
          </w:rPr>
          <w:fldChar w:fldCharType="separate"/>
        </w:r>
        <w:r w:rsidR="005B153C">
          <w:rPr>
            <w:noProof/>
            <w:webHidden/>
          </w:rPr>
          <w:t>12</w:t>
        </w:r>
        <w:r w:rsidR="005B153C">
          <w:rPr>
            <w:noProof/>
            <w:webHidden/>
          </w:rPr>
          <w:fldChar w:fldCharType="end"/>
        </w:r>
      </w:hyperlink>
    </w:p>
    <w:p w14:paraId="654F8998" w14:textId="6F217AF5"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2" w:history="1">
        <w:r w:rsidR="005B153C" w:rsidRPr="002D074C">
          <w:rPr>
            <w:rStyle w:val="Hiperhivatkozs"/>
            <w:noProof/>
          </w:rPr>
          <w:t>2.1.9 Önálló munka bemutatása</w:t>
        </w:r>
        <w:r w:rsidR="005B153C">
          <w:rPr>
            <w:noProof/>
            <w:webHidden/>
          </w:rPr>
          <w:tab/>
        </w:r>
        <w:r w:rsidR="005B153C">
          <w:rPr>
            <w:noProof/>
            <w:webHidden/>
          </w:rPr>
          <w:fldChar w:fldCharType="begin"/>
        </w:r>
        <w:r w:rsidR="005B153C">
          <w:rPr>
            <w:noProof/>
            <w:webHidden/>
          </w:rPr>
          <w:instrText xml:space="preserve"> PAGEREF _Toc206593402 \h </w:instrText>
        </w:r>
        <w:r w:rsidR="005B153C">
          <w:rPr>
            <w:noProof/>
            <w:webHidden/>
          </w:rPr>
        </w:r>
        <w:r w:rsidR="005B153C">
          <w:rPr>
            <w:noProof/>
            <w:webHidden/>
          </w:rPr>
          <w:fldChar w:fldCharType="separate"/>
        </w:r>
        <w:r w:rsidR="005B153C">
          <w:rPr>
            <w:noProof/>
            <w:webHidden/>
          </w:rPr>
          <w:t>13</w:t>
        </w:r>
        <w:r w:rsidR="005B153C">
          <w:rPr>
            <w:noProof/>
            <w:webHidden/>
          </w:rPr>
          <w:fldChar w:fldCharType="end"/>
        </w:r>
      </w:hyperlink>
    </w:p>
    <w:p w14:paraId="375E671C" w14:textId="5764B925"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3" w:history="1">
        <w:r w:rsidR="005B153C" w:rsidRPr="002D074C">
          <w:rPr>
            <w:rStyle w:val="Hiperhivatkozs"/>
            <w:noProof/>
          </w:rPr>
          <w:t>2.1.10 Önálló munka értékelése, mérések, tesztelés, eredmények bemutatása</w:t>
        </w:r>
        <w:r w:rsidR="005B153C">
          <w:rPr>
            <w:noProof/>
            <w:webHidden/>
          </w:rPr>
          <w:tab/>
        </w:r>
        <w:r w:rsidR="005B153C">
          <w:rPr>
            <w:noProof/>
            <w:webHidden/>
          </w:rPr>
          <w:fldChar w:fldCharType="begin"/>
        </w:r>
        <w:r w:rsidR="005B153C">
          <w:rPr>
            <w:noProof/>
            <w:webHidden/>
          </w:rPr>
          <w:instrText xml:space="preserve"> PAGEREF _Toc206593403 \h </w:instrText>
        </w:r>
        <w:r w:rsidR="005B153C">
          <w:rPr>
            <w:noProof/>
            <w:webHidden/>
          </w:rPr>
        </w:r>
        <w:r w:rsidR="005B153C">
          <w:rPr>
            <w:noProof/>
            <w:webHidden/>
          </w:rPr>
          <w:fldChar w:fldCharType="separate"/>
        </w:r>
        <w:r w:rsidR="005B153C">
          <w:rPr>
            <w:noProof/>
            <w:webHidden/>
          </w:rPr>
          <w:t>14</w:t>
        </w:r>
        <w:r w:rsidR="005B153C">
          <w:rPr>
            <w:noProof/>
            <w:webHidden/>
          </w:rPr>
          <w:fldChar w:fldCharType="end"/>
        </w:r>
      </w:hyperlink>
    </w:p>
    <w:p w14:paraId="3BA65D50" w14:textId="2D630E59"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4" w:history="1">
        <w:r w:rsidR="005B153C" w:rsidRPr="002D074C">
          <w:rPr>
            <w:rStyle w:val="Hiperhivatkozs"/>
            <w:noProof/>
          </w:rPr>
          <w:t>2.1.11 Összefoglaló</w:t>
        </w:r>
        <w:r w:rsidR="005B153C">
          <w:rPr>
            <w:noProof/>
            <w:webHidden/>
          </w:rPr>
          <w:tab/>
        </w:r>
        <w:r w:rsidR="005B153C">
          <w:rPr>
            <w:noProof/>
            <w:webHidden/>
          </w:rPr>
          <w:fldChar w:fldCharType="begin"/>
        </w:r>
        <w:r w:rsidR="005B153C">
          <w:rPr>
            <w:noProof/>
            <w:webHidden/>
          </w:rPr>
          <w:instrText xml:space="preserve"> PAGEREF _Toc206593404 \h </w:instrText>
        </w:r>
        <w:r w:rsidR="005B153C">
          <w:rPr>
            <w:noProof/>
            <w:webHidden/>
          </w:rPr>
        </w:r>
        <w:r w:rsidR="005B153C">
          <w:rPr>
            <w:noProof/>
            <w:webHidden/>
          </w:rPr>
          <w:fldChar w:fldCharType="separate"/>
        </w:r>
        <w:r w:rsidR="005B153C">
          <w:rPr>
            <w:noProof/>
            <w:webHidden/>
          </w:rPr>
          <w:t>14</w:t>
        </w:r>
        <w:r w:rsidR="005B153C">
          <w:rPr>
            <w:noProof/>
            <w:webHidden/>
          </w:rPr>
          <w:fldChar w:fldCharType="end"/>
        </w:r>
      </w:hyperlink>
    </w:p>
    <w:p w14:paraId="78568C1E" w14:textId="097A3E33"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5" w:history="1">
        <w:r w:rsidR="005B153C" w:rsidRPr="002D074C">
          <w:rPr>
            <w:rStyle w:val="Hiperhivatkozs"/>
            <w:noProof/>
          </w:rPr>
          <w:t>2.1.12 Köszönetnyilvánítások</w:t>
        </w:r>
        <w:r w:rsidR="005B153C">
          <w:rPr>
            <w:noProof/>
            <w:webHidden/>
          </w:rPr>
          <w:tab/>
        </w:r>
        <w:r w:rsidR="005B153C">
          <w:rPr>
            <w:noProof/>
            <w:webHidden/>
          </w:rPr>
          <w:fldChar w:fldCharType="begin"/>
        </w:r>
        <w:r w:rsidR="005B153C">
          <w:rPr>
            <w:noProof/>
            <w:webHidden/>
          </w:rPr>
          <w:instrText xml:space="preserve"> PAGEREF _Toc206593405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2B4A54BC" w14:textId="69419E08"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6" w:history="1">
        <w:r w:rsidR="005B153C" w:rsidRPr="002D074C">
          <w:rPr>
            <w:rStyle w:val="Hiperhivatkozs"/>
            <w:noProof/>
          </w:rPr>
          <w:t>2.1.13 Részletes és pontos irodalomjegyzék</w:t>
        </w:r>
        <w:r w:rsidR="005B153C">
          <w:rPr>
            <w:noProof/>
            <w:webHidden/>
          </w:rPr>
          <w:tab/>
        </w:r>
        <w:r w:rsidR="005B153C">
          <w:rPr>
            <w:noProof/>
            <w:webHidden/>
          </w:rPr>
          <w:fldChar w:fldCharType="begin"/>
        </w:r>
        <w:r w:rsidR="005B153C">
          <w:rPr>
            <w:noProof/>
            <w:webHidden/>
          </w:rPr>
          <w:instrText xml:space="preserve"> PAGEREF _Toc206593406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5DA17142" w14:textId="02E559A0"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7" w:history="1">
        <w:r w:rsidR="005B153C" w:rsidRPr="002D074C">
          <w:rPr>
            <w:rStyle w:val="Hiperhivatkozs"/>
            <w:noProof/>
          </w:rPr>
          <w:t>2.1.14 Ábrajegyzék, táblázatjegyzék</w:t>
        </w:r>
        <w:r w:rsidR="005B153C">
          <w:rPr>
            <w:noProof/>
            <w:webHidden/>
          </w:rPr>
          <w:tab/>
        </w:r>
        <w:r w:rsidR="005B153C">
          <w:rPr>
            <w:noProof/>
            <w:webHidden/>
          </w:rPr>
          <w:fldChar w:fldCharType="begin"/>
        </w:r>
        <w:r w:rsidR="005B153C">
          <w:rPr>
            <w:noProof/>
            <w:webHidden/>
          </w:rPr>
          <w:instrText xml:space="preserve"> PAGEREF _Toc206593407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1582DD53" w14:textId="66D037EE"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8" w:history="1">
        <w:r w:rsidR="005B153C" w:rsidRPr="002D074C">
          <w:rPr>
            <w:rStyle w:val="Hiperhivatkozs"/>
            <w:noProof/>
          </w:rPr>
          <w:t>2.1.15 Függelék</w:t>
        </w:r>
        <w:r w:rsidR="005B153C">
          <w:rPr>
            <w:noProof/>
            <w:webHidden/>
          </w:rPr>
          <w:tab/>
        </w:r>
        <w:r w:rsidR="005B153C">
          <w:rPr>
            <w:noProof/>
            <w:webHidden/>
          </w:rPr>
          <w:fldChar w:fldCharType="begin"/>
        </w:r>
        <w:r w:rsidR="005B153C">
          <w:rPr>
            <w:noProof/>
            <w:webHidden/>
          </w:rPr>
          <w:instrText xml:space="preserve"> PAGEREF _Toc206593408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587185A7" w14:textId="2EE72AC9"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09" w:history="1">
        <w:r w:rsidR="005B153C" w:rsidRPr="002D074C">
          <w:rPr>
            <w:rStyle w:val="Hiperhivatkozs"/>
            <w:noProof/>
          </w:rPr>
          <w:t>2.2 Egyéb tartalmi elemek</w:t>
        </w:r>
        <w:r w:rsidR="005B153C">
          <w:rPr>
            <w:noProof/>
            <w:webHidden/>
          </w:rPr>
          <w:tab/>
        </w:r>
        <w:r w:rsidR="005B153C">
          <w:rPr>
            <w:noProof/>
            <w:webHidden/>
          </w:rPr>
          <w:fldChar w:fldCharType="begin"/>
        </w:r>
        <w:r w:rsidR="005B153C">
          <w:rPr>
            <w:noProof/>
            <w:webHidden/>
          </w:rPr>
          <w:instrText xml:space="preserve"> PAGEREF _Toc206593409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162142F8" w14:textId="2D9A816A"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0" w:history="1">
        <w:r w:rsidR="005B153C" w:rsidRPr="002D074C">
          <w:rPr>
            <w:rStyle w:val="Hiperhivatkozs"/>
            <w:noProof/>
          </w:rPr>
          <w:t>2.2.1 Stílus</w:t>
        </w:r>
        <w:r w:rsidR="005B153C">
          <w:rPr>
            <w:noProof/>
            <w:webHidden/>
          </w:rPr>
          <w:tab/>
        </w:r>
        <w:r w:rsidR="005B153C">
          <w:rPr>
            <w:noProof/>
            <w:webHidden/>
          </w:rPr>
          <w:fldChar w:fldCharType="begin"/>
        </w:r>
        <w:r w:rsidR="005B153C">
          <w:rPr>
            <w:noProof/>
            <w:webHidden/>
          </w:rPr>
          <w:instrText xml:space="preserve"> PAGEREF _Toc206593410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1512DBC5" w14:textId="55FC08A4"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1" w:history="1">
        <w:r w:rsidR="005B153C" w:rsidRPr="002D074C">
          <w:rPr>
            <w:rStyle w:val="Hiperhivatkozs"/>
            <w:noProof/>
          </w:rPr>
          <w:t>2.2.2 E/1</w:t>
        </w:r>
        <w:r w:rsidR="005B153C">
          <w:rPr>
            <w:noProof/>
            <w:webHidden/>
          </w:rPr>
          <w:tab/>
        </w:r>
        <w:r w:rsidR="005B153C">
          <w:rPr>
            <w:noProof/>
            <w:webHidden/>
          </w:rPr>
          <w:fldChar w:fldCharType="begin"/>
        </w:r>
        <w:r w:rsidR="005B153C">
          <w:rPr>
            <w:noProof/>
            <w:webHidden/>
          </w:rPr>
          <w:instrText xml:space="preserve"> PAGEREF _Toc206593411 \h </w:instrText>
        </w:r>
        <w:r w:rsidR="005B153C">
          <w:rPr>
            <w:noProof/>
            <w:webHidden/>
          </w:rPr>
        </w:r>
        <w:r w:rsidR="005B153C">
          <w:rPr>
            <w:noProof/>
            <w:webHidden/>
          </w:rPr>
          <w:fldChar w:fldCharType="separate"/>
        </w:r>
        <w:r w:rsidR="005B153C">
          <w:rPr>
            <w:noProof/>
            <w:webHidden/>
          </w:rPr>
          <w:t>16</w:t>
        </w:r>
        <w:r w:rsidR="005B153C">
          <w:rPr>
            <w:noProof/>
            <w:webHidden/>
          </w:rPr>
          <w:fldChar w:fldCharType="end"/>
        </w:r>
      </w:hyperlink>
    </w:p>
    <w:p w14:paraId="0F85C679" w14:textId="16739018"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2" w:history="1">
        <w:r w:rsidR="005B153C" w:rsidRPr="002D074C">
          <w:rPr>
            <w:rStyle w:val="Hiperhivatkozs"/>
            <w:noProof/>
          </w:rPr>
          <w:t>2.2.3 Rövidítések</w:t>
        </w:r>
        <w:r w:rsidR="005B153C">
          <w:rPr>
            <w:noProof/>
            <w:webHidden/>
          </w:rPr>
          <w:tab/>
        </w:r>
        <w:r w:rsidR="005B153C">
          <w:rPr>
            <w:noProof/>
            <w:webHidden/>
          </w:rPr>
          <w:fldChar w:fldCharType="begin"/>
        </w:r>
        <w:r w:rsidR="005B153C">
          <w:rPr>
            <w:noProof/>
            <w:webHidden/>
          </w:rPr>
          <w:instrText xml:space="preserve"> PAGEREF _Toc206593412 \h </w:instrText>
        </w:r>
        <w:r w:rsidR="005B153C">
          <w:rPr>
            <w:noProof/>
            <w:webHidden/>
          </w:rPr>
        </w:r>
        <w:r w:rsidR="005B153C">
          <w:rPr>
            <w:noProof/>
            <w:webHidden/>
          </w:rPr>
          <w:fldChar w:fldCharType="separate"/>
        </w:r>
        <w:r w:rsidR="005B153C">
          <w:rPr>
            <w:noProof/>
            <w:webHidden/>
          </w:rPr>
          <w:t>16</w:t>
        </w:r>
        <w:r w:rsidR="005B153C">
          <w:rPr>
            <w:noProof/>
            <w:webHidden/>
          </w:rPr>
          <w:fldChar w:fldCharType="end"/>
        </w:r>
      </w:hyperlink>
    </w:p>
    <w:p w14:paraId="1A1BC263" w14:textId="3CB8C2D2"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3" w:history="1">
        <w:r w:rsidR="005B153C" w:rsidRPr="002D074C">
          <w:rPr>
            <w:rStyle w:val="Hiperhivatkozs"/>
            <w:noProof/>
          </w:rPr>
          <w:t>2.2.4 Technológia megválasztása</w:t>
        </w:r>
        <w:r w:rsidR="005B153C">
          <w:rPr>
            <w:noProof/>
            <w:webHidden/>
          </w:rPr>
          <w:tab/>
        </w:r>
        <w:r w:rsidR="005B153C">
          <w:rPr>
            <w:noProof/>
            <w:webHidden/>
          </w:rPr>
          <w:fldChar w:fldCharType="begin"/>
        </w:r>
        <w:r w:rsidR="005B153C">
          <w:rPr>
            <w:noProof/>
            <w:webHidden/>
          </w:rPr>
          <w:instrText xml:space="preserve"> PAGEREF _Toc206593413 \h </w:instrText>
        </w:r>
        <w:r w:rsidR="005B153C">
          <w:rPr>
            <w:noProof/>
            <w:webHidden/>
          </w:rPr>
        </w:r>
        <w:r w:rsidR="005B153C">
          <w:rPr>
            <w:noProof/>
            <w:webHidden/>
          </w:rPr>
          <w:fldChar w:fldCharType="separate"/>
        </w:r>
        <w:r w:rsidR="005B153C">
          <w:rPr>
            <w:noProof/>
            <w:webHidden/>
          </w:rPr>
          <w:t>16</w:t>
        </w:r>
        <w:r w:rsidR="005B153C">
          <w:rPr>
            <w:noProof/>
            <w:webHidden/>
          </w:rPr>
          <w:fldChar w:fldCharType="end"/>
        </w:r>
      </w:hyperlink>
    </w:p>
    <w:p w14:paraId="35FD0CCF" w14:textId="5F6B6DA0"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4" w:history="1">
        <w:r w:rsidR="005B153C" w:rsidRPr="002D074C">
          <w:rPr>
            <w:rStyle w:val="Hiperhivatkozs"/>
            <w:noProof/>
          </w:rPr>
          <w:t>2.3 Mesterséges intelligencia és generatív MI eszközök</w:t>
        </w:r>
        <w:r w:rsidR="005B153C">
          <w:rPr>
            <w:noProof/>
            <w:webHidden/>
          </w:rPr>
          <w:tab/>
        </w:r>
        <w:r w:rsidR="005B153C">
          <w:rPr>
            <w:noProof/>
            <w:webHidden/>
          </w:rPr>
          <w:fldChar w:fldCharType="begin"/>
        </w:r>
        <w:r w:rsidR="005B153C">
          <w:rPr>
            <w:noProof/>
            <w:webHidden/>
          </w:rPr>
          <w:instrText xml:space="preserve"> PAGEREF _Toc206593414 \h </w:instrText>
        </w:r>
        <w:r w:rsidR="005B153C">
          <w:rPr>
            <w:noProof/>
            <w:webHidden/>
          </w:rPr>
        </w:r>
        <w:r w:rsidR="005B153C">
          <w:rPr>
            <w:noProof/>
            <w:webHidden/>
          </w:rPr>
          <w:fldChar w:fldCharType="separate"/>
        </w:r>
        <w:r w:rsidR="005B153C">
          <w:rPr>
            <w:noProof/>
            <w:webHidden/>
          </w:rPr>
          <w:t>17</w:t>
        </w:r>
        <w:r w:rsidR="005B153C">
          <w:rPr>
            <w:noProof/>
            <w:webHidden/>
          </w:rPr>
          <w:fldChar w:fldCharType="end"/>
        </w:r>
      </w:hyperlink>
    </w:p>
    <w:p w14:paraId="47E1278F" w14:textId="001A2A5A" w:rsidR="005B153C" w:rsidRDefault="00FC2BF4">
      <w:pPr>
        <w:pStyle w:val="TJ1"/>
        <w:rPr>
          <w:rFonts w:asciiTheme="minorHAnsi" w:eastAsiaTheme="minorEastAsia" w:hAnsiTheme="minorHAnsi" w:cstheme="minorBidi"/>
          <w:b w:val="0"/>
          <w:noProof/>
          <w:kern w:val="2"/>
          <w:lang w:eastAsia="hu-HU"/>
          <w14:ligatures w14:val="standardContextual"/>
        </w:rPr>
      </w:pPr>
      <w:hyperlink w:anchor="_Toc206593415" w:history="1">
        <w:r w:rsidR="005B153C" w:rsidRPr="002D074C">
          <w:rPr>
            <w:rStyle w:val="Hiperhivatkozs"/>
            <w:noProof/>
          </w:rPr>
          <w:t>3 Formázási tudnivalók</w:t>
        </w:r>
        <w:r w:rsidR="005B153C">
          <w:rPr>
            <w:noProof/>
            <w:webHidden/>
          </w:rPr>
          <w:tab/>
        </w:r>
        <w:r w:rsidR="005B153C">
          <w:rPr>
            <w:noProof/>
            <w:webHidden/>
          </w:rPr>
          <w:fldChar w:fldCharType="begin"/>
        </w:r>
        <w:r w:rsidR="005B153C">
          <w:rPr>
            <w:noProof/>
            <w:webHidden/>
          </w:rPr>
          <w:instrText xml:space="preserve"> PAGEREF _Toc206593415 \h </w:instrText>
        </w:r>
        <w:r w:rsidR="005B153C">
          <w:rPr>
            <w:noProof/>
            <w:webHidden/>
          </w:rPr>
        </w:r>
        <w:r w:rsidR="005B153C">
          <w:rPr>
            <w:noProof/>
            <w:webHidden/>
          </w:rPr>
          <w:fldChar w:fldCharType="separate"/>
        </w:r>
        <w:r w:rsidR="005B153C">
          <w:rPr>
            <w:noProof/>
            <w:webHidden/>
          </w:rPr>
          <w:t>18</w:t>
        </w:r>
        <w:r w:rsidR="005B153C">
          <w:rPr>
            <w:noProof/>
            <w:webHidden/>
          </w:rPr>
          <w:fldChar w:fldCharType="end"/>
        </w:r>
      </w:hyperlink>
    </w:p>
    <w:p w14:paraId="23B761EE" w14:textId="0FA8F1AA"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6" w:history="1">
        <w:r w:rsidR="005B153C" w:rsidRPr="002D074C">
          <w:rPr>
            <w:rStyle w:val="Hiperhivatkozs"/>
            <w:noProof/>
          </w:rPr>
          <w:t>3.1 Általános tudnivalók</w:t>
        </w:r>
        <w:r w:rsidR="005B153C">
          <w:rPr>
            <w:noProof/>
            <w:webHidden/>
          </w:rPr>
          <w:tab/>
        </w:r>
        <w:r w:rsidR="005B153C">
          <w:rPr>
            <w:noProof/>
            <w:webHidden/>
          </w:rPr>
          <w:fldChar w:fldCharType="begin"/>
        </w:r>
        <w:r w:rsidR="005B153C">
          <w:rPr>
            <w:noProof/>
            <w:webHidden/>
          </w:rPr>
          <w:instrText xml:space="preserve"> PAGEREF _Toc206593416 \h </w:instrText>
        </w:r>
        <w:r w:rsidR="005B153C">
          <w:rPr>
            <w:noProof/>
            <w:webHidden/>
          </w:rPr>
        </w:r>
        <w:r w:rsidR="005B153C">
          <w:rPr>
            <w:noProof/>
            <w:webHidden/>
          </w:rPr>
          <w:fldChar w:fldCharType="separate"/>
        </w:r>
        <w:r w:rsidR="005B153C">
          <w:rPr>
            <w:noProof/>
            <w:webHidden/>
          </w:rPr>
          <w:t>18</w:t>
        </w:r>
        <w:r w:rsidR="005B153C">
          <w:rPr>
            <w:noProof/>
            <w:webHidden/>
          </w:rPr>
          <w:fldChar w:fldCharType="end"/>
        </w:r>
      </w:hyperlink>
    </w:p>
    <w:p w14:paraId="4D34BE27" w14:textId="78D7B29C"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7" w:history="1">
        <w:r w:rsidR="005B153C" w:rsidRPr="002D074C">
          <w:rPr>
            <w:rStyle w:val="Hiperhivatkozs"/>
            <w:noProof/>
          </w:rPr>
          <w:t>3.2 Stílusok</w:t>
        </w:r>
        <w:r w:rsidR="005B153C">
          <w:rPr>
            <w:noProof/>
            <w:webHidden/>
          </w:rPr>
          <w:tab/>
        </w:r>
        <w:r w:rsidR="005B153C">
          <w:rPr>
            <w:noProof/>
            <w:webHidden/>
          </w:rPr>
          <w:fldChar w:fldCharType="begin"/>
        </w:r>
        <w:r w:rsidR="005B153C">
          <w:rPr>
            <w:noProof/>
            <w:webHidden/>
          </w:rPr>
          <w:instrText xml:space="preserve"> PAGEREF _Toc206593417 \h </w:instrText>
        </w:r>
        <w:r w:rsidR="005B153C">
          <w:rPr>
            <w:noProof/>
            <w:webHidden/>
          </w:rPr>
        </w:r>
        <w:r w:rsidR="005B153C">
          <w:rPr>
            <w:noProof/>
            <w:webHidden/>
          </w:rPr>
          <w:fldChar w:fldCharType="separate"/>
        </w:r>
        <w:r w:rsidR="005B153C">
          <w:rPr>
            <w:noProof/>
            <w:webHidden/>
          </w:rPr>
          <w:t>18</w:t>
        </w:r>
        <w:r w:rsidR="005B153C">
          <w:rPr>
            <w:noProof/>
            <w:webHidden/>
          </w:rPr>
          <w:fldChar w:fldCharType="end"/>
        </w:r>
      </w:hyperlink>
    </w:p>
    <w:p w14:paraId="7B6FBE13" w14:textId="4A812FAC"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8" w:history="1">
        <w:r w:rsidR="005B153C" w:rsidRPr="002D074C">
          <w:rPr>
            <w:rStyle w:val="Hiperhivatkozs"/>
            <w:noProof/>
          </w:rPr>
          <w:t>3.3 Címsorok</w:t>
        </w:r>
        <w:r w:rsidR="005B153C">
          <w:rPr>
            <w:noProof/>
            <w:webHidden/>
          </w:rPr>
          <w:tab/>
        </w:r>
        <w:r w:rsidR="005B153C">
          <w:rPr>
            <w:noProof/>
            <w:webHidden/>
          </w:rPr>
          <w:fldChar w:fldCharType="begin"/>
        </w:r>
        <w:r w:rsidR="005B153C">
          <w:rPr>
            <w:noProof/>
            <w:webHidden/>
          </w:rPr>
          <w:instrText xml:space="preserve"> PAGEREF _Toc206593418 \h </w:instrText>
        </w:r>
        <w:r w:rsidR="005B153C">
          <w:rPr>
            <w:noProof/>
            <w:webHidden/>
          </w:rPr>
        </w:r>
        <w:r w:rsidR="005B153C">
          <w:rPr>
            <w:noProof/>
            <w:webHidden/>
          </w:rPr>
          <w:fldChar w:fldCharType="separate"/>
        </w:r>
        <w:r w:rsidR="005B153C">
          <w:rPr>
            <w:noProof/>
            <w:webHidden/>
          </w:rPr>
          <w:t>19</w:t>
        </w:r>
        <w:r w:rsidR="005B153C">
          <w:rPr>
            <w:noProof/>
            <w:webHidden/>
          </w:rPr>
          <w:fldChar w:fldCharType="end"/>
        </w:r>
      </w:hyperlink>
    </w:p>
    <w:p w14:paraId="08DBCBED" w14:textId="244FE556"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9" w:history="1">
        <w:r w:rsidR="005B153C" w:rsidRPr="002D074C">
          <w:rPr>
            <w:rStyle w:val="Hiperhivatkozs"/>
            <w:noProof/>
          </w:rPr>
          <w:t>3.4 Másolás, beillesztés</w:t>
        </w:r>
        <w:r w:rsidR="005B153C">
          <w:rPr>
            <w:noProof/>
            <w:webHidden/>
          </w:rPr>
          <w:tab/>
        </w:r>
        <w:r w:rsidR="005B153C">
          <w:rPr>
            <w:noProof/>
            <w:webHidden/>
          </w:rPr>
          <w:fldChar w:fldCharType="begin"/>
        </w:r>
        <w:r w:rsidR="005B153C">
          <w:rPr>
            <w:noProof/>
            <w:webHidden/>
          </w:rPr>
          <w:instrText xml:space="preserve"> PAGEREF _Toc206593419 \h </w:instrText>
        </w:r>
        <w:r w:rsidR="005B153C">
          <w:rPr>
            <w:noProof/>
            <w:webHidden/>
          </w:rPr>
        </w:r>
        <w:r w:rsidR="005B153C">
          <w:rPr>
            <w:noProof/>
            <w:webHidden/>
          </w:rPr>
          <w:fldChar w:fldCharType="separate"/>
        </w:r>
        <w:r w:rsidR="005B153C">
          <w:rPr>
            <w:noProof/>
            <w:webHidden/>
          </w:rPr>
          <w:t>19</w:t>
        </w:r>
        <w:r w:rsidR="005B153C">
          <w:rPr>
            <w:noProof/>
            <w:webHidden/>
          </w:rPr>
          <w:fldChar w:fldCharType="end"/>
        </w:r>
      </w:hyperlink>
    </w:p>
    <w:p w14:paraId="732B01A9" w14:textId="1A0509B3"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0" w:history="1">
        <w:r w:rsidR="005B153C" w:rsidRPr="002D074C">
          <w:rPr>
            <w:rStyle w:val="Hiperhivatkozs"/>
            <w:noProof/>
          </w:rPr>
          <w:t>3.5 Mezőfrissítés</w:t>
        </w:r>
        <w:r w:rsidR="005B153C">
          <w:rPr>
            <w:noProof/>
            <w:webHidden/>
          </w:rPr>
          <w:tab/>
        </w:r>
        <w:r w:rsidR="005B153C">
          <w:rPr>
            <w:noProof/>
            <w:webHidden/>
          </w:rPr>
          <w:fldChar w:fldCharType="begin"/>
        </w:r>
        <w:r w:rsidR="005B153C">
          <w:rPr>
            <w:noProof/>
            <w:webHidden/>
          </w:rPr>
          <w:instrText xml:space="preserve"> PAGEREF _Toc206593420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53EBA3EF" w14:textId="33DBFB52"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1" w:history="1">
        <w:r w:rsidR="005B153C" w:rsidRPr="002D074C">
          <w:rPr>
            <w:rStyle w:val="Hiperhivatkozs"/>
            <w:noProof/>
          </w:rPr>
          <w:t>3.6 Helyesírás</w:t>
        </w:r>
        <w:r w:rsidR="005B153C">
          <w:rPr>
            <w:noProof/>
            <w:webHidden/>
          </w:rPr>
          <w:tab/>
        </w:r>
        <w:r w:rsidR="005B153C">
          <w:rPr>
            <w:noProof/>
            <w:webHidden/>
          </w:rPr>
          <w:fldChar w:fldCharType="begin"/>
        </w:r>
        <w:r w:rsidR="005B153C">
          <w:rPr>
            <w:noProof/>
            <w:webHidden/>
          </w:rPr>
          <w:instrText xml:space="preserve"> PAGEREF _Toc206593421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11FCE543" w14:textId="10A2BD24"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2" w:history="1">
        <w:r w:rsidR="005B153C" w:rsidRPr="002D074C">
          <w:rPr>
            <w:rStyle w:val="Hiperhivatkozs"/>
            <w:noProof/>
          </w:rPr>
          <w:t>3.6.1 Elgépelések</w:t>
        </w:r>
        <w:r w:rsidR="005B153C">
          <w:rPr>
            <w:noProof/>
            <w:webHidden/>
          </w:rPr>
          <w:tab/>
        </w:r>
        <w:r w:rsidR="005B153C">
          <w:rPr>
            <w:noProof/>
            <w:webHidden/>
          </w:rPr>
          <w:fldChar w:fldCharType="begin"/>
        </w:r>
        <w:r w:rsidR="005B153C">
          <w:rPr>
            <w:noProof/>
            <w:webHidden/>
          </w:rPr>
          <w:instrText xml:space="preserve"> PAGEREF _Toc206593422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2DF40239" w14:textId="5AC4BD0A"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3" w:history="1">
        <w:r w:rsidR="005B153C" w:rsidRPr="002D074C">
          <w:rPr>
            <w:rStyle w:val="Hiperhivatkozs"/>
            <w:noProof/>
          </w:rPr>
          <w:t>3.6.2 Egyeztetés hiánya</w:t>
        </w:r>
        <w:r w:rsidR="005B153C">
          <w:rPr>
            <w:noProof/>
            <w:webHidden/>
          </w:rPr>
          <w:tab/>
        </w:r>
        <w:r w:rsidR="005B153C">
          <w:rPr>
            <w:noProof/>
            <w:webHidden/>
          </w:rPr>
          <w:fldChar w:fldCharType="begin"/>
        </w:r>
        <w:r w:rsidR="005B153C">
          <w:rPr>
            <w:noProof/>
            <w:webHidden/>
          </w:rPr>
          <w:instrText xml:space="preserve"> PAGEREF _Toc206593423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0506181B" w14:textId="17C90AEA"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4" w:history="1">
        <w:r w:rsidR="005B153C" w:rsidRPr="002D074C">
          <w:rPr>
            <w:rStyle w:val="Hiperhivatkozs"/>
            <w:noProof/>
          </w:rPr>
          <w:t>3.6.3 Külföldi szavak, kifejezések</w:t>
        </w:r>
        <w:r w:rsidR="005B153C">
          <w:rPr>
            <w:noProof/>
            <w:webHidden/>
          </w:rPr>
          <w:tab/>
        </w:r>
        <w:r w:rsidR="005B153C">
          <w:rPr>
            <w:noProof/>
            <w:webHidden/>
          </w:rPr>
          <w:fldChar w:fldCharType="begin"/>
        </w:r>
        <w:r w:rsidR="005B153C">
          <w:rPr>
            <w:noProof/>
            <w:webHidden/>
          </w:rPr>
          <w:instrText xml:space="preserve"> PAGEREF _Toc206593424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55D77DA7" w14:textId="26026439"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5" w:history="1">
        <w:r w:rsidR="005B153C" w:rsidRPr="002D074C">
          <w:rPr>
            <w:rStyle w:val="Hiperhivatkozs"/>
            <w:noProof/>
          </w:rPr>
          <w:t>3.6.4 Stb.</w:t>
        </w:r>
        <w:r w:rsidR="005B153C">
          <w:rPr>
            <w:noProof/>
            <w:webHidden/>
          </w:rPr>
          <w:tab/>
        </w:r>
        <w:r w:rsidR="005B153C">
          <w:rPr>
            <w:noProof/>
            <w:webHidden/>
          </w:rPr>
          <w:fldChar w:fldCharType="begin"/>
        </w:r>
        <w:r w:rsidR="005B153C">
          <w:rPr>
            <w:noProof/>
            <w:webHidden/>
          </w:rPr>
          <w:instrText xml:space="preserve"> PAGEREF _Toc206593425 \h </w:instrText>
        </w:r>
        <w:r w:rsidR="005B153C">
          <w:rPr>
            <w:noProof/>
            <w:webHidden/>
          </w:rPr>
        </w:r>
        <w:r w:rsidR="005B153C">
          <w:rPr>
            <w:noProof/>
            <w:webHidden/>
          </w:rPr>
          <w:fldChar w:fldCharType="separate"/>
        </w:r>
        <w:r w:rsidR="005B153C">
          <w:rPr>
            <w:noProof/>
            <w:webHidden/>
          </w:rPr>
          <w:t>21</w:t>
        </w:r>
        <w:r w:rsidR="005B153C">
          <w:rPr>
            <w:noProof/>
            <w:webHidden/>
          </w:rPr>
          <w:fldChar w:fldCharType="end"/>
        </w:r>
      </w:hyperlink>
    </w:p>
    <w:p w14:paraId="46FC5233" w14:textId="54C1980F"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6" w:history="1">
        <w:r w:rsidR="005B153C" w:rsidRPr="002D074C">
          <w:rPr>
            <w:rStyle w:val="Hiperhivatkozs"/>
            <w:noProof/>
          </w:rPr>
          <w:t>3.6.5 Helyesírás ellenőrző</w:t>
        </w:r>
        <w:r w:rsidR="005B153C">
          <w:rPr>
            <w:noProof/>
            <w:webHidden/>
          </w:rPr>
          <w:tab/>
        </w:r>
        <w:r w:rsidR="005B153C">
          <w:rPr>
            <w:noProof/>
            <w:webHidden/>
          </w:rPr>
          <w:fldChar w:fldCharType="begin"/>
        </w:r>
        <w:r w:rsidR="005B153C">
          <w:rPr>
            <w:noProof/>
            <w:webHidden/>
          </w:rPr>
          <w:instrText xml:space="preserve"> PAGEREF _Toc206593426 \h </w:instrText>
        </w:r>
        <w:r w:rsidR="005B153C">
          <w:rPr>
            <w:noProof/>
            <w:webHidden/>
          </w:rPr>
        </w:r>
        <w:r w:rsidR="005B153C">
          <w:rPr>
            <w:noProof/>
            <w:webHidden/>
          </w:rPr>
          <w:fldChar w:fldCharType="separate"/>
        </w:r>
        <w:r w:rsidR="005B153C">
          <w:rPr>
            <w:noProof/>
            <w:webHidden/>
          </w:rPr>
          <w:t>21</w:t>
        </w:r>
        <w:r w:rsidR="005B153C">
          <w:rPr>
            <w:noProof/>
            <w:webHidden/>
          </w:rPr>
          <w:fldChar w:fldCharType="end"/>
        </w:r>
      </w:hyperlink>
    </w:p>
    <w:p w14:paraId="58EA42E5" w14:textId="0FB5E7B8"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7" w:history="1">
        <w:r w:rsidR="005B153C" w:rsidRPr="002D074C">
          <w:rPr>
            <w:rStyle w:val="Hiperhivatkozs"/>
            <w:noProof/>
          </w:rPr>
          <w:t>3.7 Képek</w:t>
        </w:r>
        <w:r w:rsidR="005B153C">
          <w:rPr>
            <w:noProof/>
            <w:webHidden/>
          </w:rPr>
          <w:tab/>
        </w:r>
        <w:r w:rsidR="005B153C">
          <w:rPr>
            <w:noProof/>
            <w:webHidden/>
          </w:rPr>
          <w:fldChar w:fldCharType="begin"/>
        </w:r>
        <w:r w:rsidR="005B153C">
          <w:rPr>
            <w:noProof/>
            <w:webHidden/>
          </w:rPr>
          <w:instrText xml:space="preserve"> PAGEREF _Toc206593427 \h </w:instrText>
        </w:r>
        <w:r w:rsidR="005B153C">
          <w:rPr>
            <w:noProof/>
            <w:webHidden/>
          </w:rPr>
        </w:r>
        <w:r w:rsidR="005B153C">
          <w:rPr>
            <w:noProof/>
            <w:webHidden/>
          </w:rPr>
          <w:fldChar w:fldCharType="separate"/>
        </w:r>
        <w:r w:rsidR="005B153C">
          <w:rPr>
            <w:noProof/>
            <w:webHidden/>
          </w:rPr>
          <w:t>22</w:t>
        </w:r>
        <w:r w:rsidR="005B153C">
          <w:rPr>
            <w:noProof/>
            <w:webHidden/>
          </w:rPr>
          <w:fldChar w:fldCharType="end"/>
        </w:r>
      </w:hyperlink>
    </w:p>
    <w:p w14:paraId="2E153943" w14:textId="705327BD"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8" w:history="1">
        <w:r w:rsidR="005B153C" w:rsidRPr="002D074C">
          <w:rPr>
            <w:rStyle w:val="Hiperhivatkozs"/>
            <w:noProof/>
          </w:rPr>
          <w:t>3.7.1 Beszúrás, formázás</w:t>
        </w:r>
        <w:r w:rsidR="005B153C">
          <w:rPr>
            <w:noProof/>
            <w:webHidden/>
          </w:rPr>
          <w:tab/>
        </w:r>
        <w:r w:rsidR="005B153C">
          <w:rPr>
            <w:noProof/>
            <w:webHidden/>
          </w:rPr>
          <w:fldChar w:fldCharType="begin"/>
        </w:r>
        <w:r w:rsidR="005B153C">
          <w:rPr>
            <w:noProof/>
            <w:webHidden/>
          </w:rPr>
          <w:instrText xml:space="preserve"> PAGEREF _Toc206593428 \h </w:instrText>
        </w:r>
        <w:r w:rsidR="005B153C">
          <w:rPr>
            <w:noProof/>
            <w:webHidden/>
          </w:rPr>
        </w:r>
        <w:r w:rsidR="005B153C">
          <w:rPr>
            <w:noProof/>
            <w:webHidden/>
          </w:rPr>
          <w:fldChar w:fldCharType="separate"/>
        </w:r>
        <w:r w:rsidR="005B153C">
          <w:rPr>
            <w:noProof/>
            <w:webHidden/>
          </w:rPr>
          <w:t>22</w:t>
        </w:r>
        <w:r w:rsidR="005B153C">
          <w:rPr>
            <w:noProof/>
            <w:webHidden/>
          </w:rPr>
          <w:fldChar w:fldCharType="end"/>
        </w:r>
      </w:hyperlink>
    </w:p>
    <w:p w14:paraId="7F4292A8" w14:textId="485A85A7"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9" w:history="1">
        <w:r w:rsidR="005B153C" w:rsidRPr="002D074C">
          <w:rPr>
            <w:rStyle w:val="Hiperhivatkozs"/>
            <w:noProof/>
          </w:rPr>
          <w:t>3.7.2 Képminőség</w:t>
        </w:r>
        <w:r w:rsidR="005B153C">
          <w:rPr>
            <w:noProof/>
            <w:webHidden/>
          </w:rPr>
          <w:tab/>
        </w:r>
        <w:r w:rsidR="005B153C">
          <w:rPr>
            <w:noProof/>
            <w:webHidden/>
          </w:rPr>
          <w:fldChar w:fldCharType="begin"/>
        </w:r>
        <w:r w:rsidR="005B153C">
          <w:rPr>
            <w:noProof/>
            <w:webHidden/>
          </w:rPr>
          <w:instrText xml:space="preserve"> PAGEREF _Toc206593429 \h </w:instrText>
        </w:r>
        <w:r w:rsidR="005B153C">
          <w:rPr>
            <w:noProof/>
            <w:webHidden/>
          </w:rPr>
        </w:r>
        <w:r w:rsidR="005B153C">
          <w:rPr>
            <w:noProof/>
            <w:webHidden/>
          </w:rPr>
          <w:fldChar w:fldCharType="separate"/>
        </w:r>
        <w:r w:rsidR="005B153C">
          <w:rPr>
            <w:noProof/>
            <w:webHidden/>
          </w:rPr>
          <w:t>22</w:t>
        </w:r>
        <w:r w:rsidR="005B153C">
          <w:rPr>
            <w:noProof/>
            <w:webHidden/>
          </w:rPr>
          <w:fldChar w:fldCharType="end"/>
        </w:r>
      </w:hyperlink>
    </w:p>
    <w:p w14:paraId="380136A3" w14:textId="7415C907"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0" w:history="1">
        <w:r w:rsidR="005B153C" w:rsidRPr="002D074C">
          <w:rPr>
            <w:rStyle w:val="Hiperhivatkozs"/>
            <w:noProof/>
          </w:rPr>
          <w:t>3.8 Kereszthivatkozások</w:t>
        </w:r>
        <w:r w:rsidR="005B153C">
          <w:rPr>
            <w:noProof/>
            <w:webHidden/>
          </w:rPr>
          <w:tab/>
        </w:r>
        <w:r w:rsidR="005B153C">
          <w:rPr>
            <w:noProof/>
            <w:webHidden/>
          </w:rPr>
          <w:fldChar w:fldCharType="begin"/>
        </w:r>
        <w:r w:rsidR="005B153C">
          <w:rPr>
            <w:noProof/>
            <w:webHidden/>
          </w:rPr>
          <w:instrText xml:space="preserve"> PAGEREF _Toc206593430 \h </w:instrText>
        </w:r>
        <w:r w:rsidR="005B153C">
          <w:rPr>
            <w:noProof/>
            <w:webHidden/>
          </w:rPr>
        </w:r>
        <w:r w:rsidR="005B153C">
          <w:rPr>
            <w:noProof/>
            <w:webHidden/>
          </w:rPr>
          <w:fldChar w:fldCharType="separate"/>
        </w:r>
        <w:r w:rsidR="005B153C">
          <w:rPr>
            <w:noProof/>
            <w:webHidden/>
          </w:rPr>
          <w:t>23</w:t>
        </w:r>
        <w:r w:rsidR="005B153C">
          <w:rPr>
            <w:noProof/>
            <w:webHidden/>
          </w:rPr>
          <w:fldChar w:fldCharType="end"/>
        </w:r>
      </w:hyperlink>
    </w:p>
    <w:p w14:paraId="2199CB95" w14:textId="33FF1B6B"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1" w:history="1">
        <w:r w:rsidR="005B153C" w:rsidRPr="002D074C">
          <w:rPr>
            <w:rStyle w:val="Hiperhivatkozs"/>
            <w:noProof/>
          </w:rPr>
          <w:t>3.9 Irodalomhivatkozások</w:t>
        </w:r>
        <w:r w:rsidR="005B153C">
          <w:rPr>
            <w:noProof/>
            <w:webHidden/>
          </w:rPr>
          <w:tab/>
        </w:r>
        <w:r w:rsidR="005B153C">
          <w:rPr>
            <w:noProof/>
            <w:webHidden/>
          </w:rPr>
          <w:fldChar w:fldCharType="begin"/>
        </w:r>
        <w:r w:rsidR="005B153C">
          <w:rPr>
            <w:noProof/>
            <w:webHidden/>
          </w:rPr>
          <w:instrText xml:space="preserve"> PAGEREF _Toc206593431 \h </w:instrText>
        </w:r>
        <w:r w:rsidR="005B153C">
          <w:rPr>
            <w:noProof/>
            <w:webHidden/>
          </w:rPr>
        </w:r>
        <w:r w:rsidR="005B153C">
          <w:rPr>
            <w:noProof/>
            <w:webHidden/>
          </w:rPr>
          <w:fldChar w:fldCharType="separate"/>
        </w:r>
        <w:r w:rsidR="005B153C">
          <w:rPr>
            <w:noProof/>
            <w:webHidden/>
          </w:rPr>
          <w:t>24</w:t>
        </w:r>
        <w:r w:rsidR="005B153C">
          <w:rPr>
            <w:noProof/>
            <w:webHidden/>
          </w:rPr>
          <w:fldChar w:fldCharType="end"/>
        </w:r>
      </w:hyperlink>
    </w:p>
    <w:p w14:paraId="2423C7BB" w14:textId="09D2C54F"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2" w:history="1">
        <w:r w:rsidR="005B153C" w:rsidRPr="002D074C">
          <w:rPr>
            <w:rStyle w:val="Hiperhivatkozs"/>
            <w:noProof/>
          </w:rPr>
          <w:t>3.9.1 Pozícionálás</w:t>
        </w:r>
        <w:r w:rsidR="005B153C">
          <w:rPr>
            <w:noProof/>
            <w:webHidden/>
          </w:rPr>
          <w:tab/>
        </w:r>
        <w:r w:rsidR="005B153C">
          <w:rPr>
            <w:noProof/>
            <w:webHidden/>
          </w:rPr>
          <w:fldChar w:fldCharType="begin"/>
        </w:r>
        <w:r w:rsidR="005B153C">
          <w:rPr>
            <w:noProof/>
            <w:webHidden/>
          </w:rPr>
          <w:instrText xml:space="preserve"> PAGEREF _Toc206593432 \h </w:instrText>
        </w:r>
        <w:r w:rsidR="005B153C">
          <w:rPr>
            <w:noProof/>
            <w:webHidden/>
          </w:rPr>
        </w:r>
        <w:r w:rsidR="005B153C">
          <w:rPr>
            <w:noProof/>
            <w:webHidden/>
          </w:rPr>
          <w:fldChar w:fldCharType="separate"/>
        </w:r>
        <w:r w:rsidR="005B153C">
          <w:rPr>
            <w:noProof/>
            <w:webHidden/>
          </w:rPr>
          <w:t>24</w:t>
        </w:r>
        <w:r w:rsidR="005B153C">
          <w:rPr>
            <w:noProof/>
            <w:webHidden/>
          </w:rPr>
          <w:fldChar w:fldCharType="end"/>
        </w:r>
      </w:hyperlink>
    </w:p>
    <w:p w14:paraId="0BB2180B" w14:textId="65C04F80"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3" w:history="1">
        <w:r w:rsidR="005B153C" w:rsidRPr="002D074C">
          <w:rPr>
            <w:rStyle w:val="Hiperhivatkozs"/>
            <w:noProof/>
          </w:rPr>
          <w:t>3.9.2 Mikor kell hivatkoznom?</w:t>
        </w:r>
        <w:r w:rsidR="005B153C">
          <w:rPr>
            <w:noProof/>
            <w:webHidden/>
          </w:rPr>
          <w:tab/>
        </w:r>
        <w:r w:rsidR="005B153C">
          <w:rPr>
            <w:noProof/>
            <w:webHidden/>
          </w:rPr>
          <w:fldChar w:fldCharType="begin"/>
        </w:r>
        <w:r w:rsidR="005B153C">
          <w:rPr>
            <w:noProof/>
            <w:webHidden/>
          </w:rPr>
          <w:instrText xml:space="preserve"> PAGEREF _Toc206593433 \h </w:instrText>
        </w:r>
        <w:r w:rsidR="005B153C">
          <w:rPr>
            <w:noProof/>
            <w:webHidden/>
          </w:rPr>
        </w:r>
        <w:r w:rsidR="005B153C">
          <w:rPr>
            <w:noProof/>
            <w:webHidden/>
          </w:rPr>
          <w:fldChar w:fldCharType="separate"/>
        </w:r>
        <w:r w:rsidR="005B153C">
          <w:rPr>
            <w:noProof/>
            <w:webHidden/>
          </w:rPr>
          <w:t>25</w:t>
        </w:r>
        <w:r w:rsidR="005B153C">
          <w:rPr>
            <w:noProof/>
            <w:webHidden/>
          </w:rPr>
          <w:fldChar w:fldCharType="end"/>
        </w:r>
      </w:hyperlink>
    </w:p>
    <w:p w14:paraId="4A511FEF" w14:textId="06D3438E"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4" w:history="1">
        <w:r w:rsidR="005B153C" w:rsidRPr="002D074C">
          <w:rPr>
            <w:rStyle w:val="Hiperhivatkozs"/>
            <w:noProof/>
          </w:rPr>
          <w:t>3.10 Word tippek és trükkök</w:t>
        </w:r>
        <w:r w:rsidR="005B153C">
          <w:rPr>
            <w:noProof/>
            <w:webHidden/>
          </w:rPr>
          <w:tab/>
        </w:r>
        <w:r w:rsidR="005B153C">
          <w:rPr>
            <w:noProof/>
            <w:webHidden/>
          </w:rPr>
          <w:fldChar w:fldCharType="begin"/>
        </w:r>
        <w:r w:rsidR="005B153C">
          <w:rPr>
            <w:noProof/>
            <w:webHidden/>
          </w:rPr>
          <w:instrText xml:space="preserve"> PAGEREF _Toc206593434 \h </w:instrText>
        </w:r>
        <w:r w:rsidR="005B153C">
          <w:rPr>
            <w:noProof/>
            <w:webHidden/>
          </w:rPr>
        </w:r>
        <w:r w:rsidR="005B153C">
          <w:rPr>
            <w:noProof/>
            <w:webHidden/>
          </w:rPr>
          <w:fldChar w:fldCharType="separate"/>
        </w:r>
        <w:r w:rsidR="005B153C">
          <w:rPr>
            <w:noProof/>
            <w:webHidden/>
          </w:rPr>
          <w:t>25</w:t>
        </w:r>
        <w:r w:rsidR="005B153C">
          <w:rPr>
            <w:noProof/>
            <w:webHidden/>
          </w:rPr>
          <w:fldChar w:fldCharType="end"/>
        </w:r>
      </w:hyperlink>
    </w:p>
    <w:p w14:paraId="2542E7AC" w14:textId="555026D8"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5" w:history="1">
        <w:r w:rsidR="005B153C" w:rsidRPr="002D074C">
          <w:rPr>
            <w:rStyle w:val="Hiperhivatkozs"/>
            <w:noProof/>
          </w:rPr>
          <w:t>3.10.1 Navigációs ablak</w:t>
        </w:r>
        <w:r w:rsidR="005B153C">
          <w:rPr>
            <w:noProof/>
            <w:webHidden/>
          </w:rPr>
          <w:tab/>
        </w:r>
        <w:r w:rsidR="005B153C">
          <w:rPr>
            <w:noProof/>
            <w:webHidden/>
          </w:rPr>
          <w:fldChar w:fldCharType="begin"/>
        </w:r>
        <w:r w:rsidR="005B153C">
          <w:rPr>
            <w:noProof/>
            <w:webHidden/>
          </w:rPr>
          <w:instrText xml:space="preserve"> PAGEREF _Toc206593435 \h </w:instrText>
        </w:r>
        <w:r w:rsidR="005B153C">
          <w:rPr>
            <w:noProof/>
            <w:webHidden/>
          </w:rPr>
        </w:r>
        <w:r w:rsidR="005B153C">
          <w:rPr>
            <w:noProof/>
            <w:webHidden/>
          </w:rPr>
          <w:fldChar w:fldCharType="separate"/>
        </w:r>
        <w:r w:rsidR="005B153C">
          <w:rPr>
            <w:noProof/>
            <w:webHidden/>
          </w:rPr>
          <w:t>25</w:t>
        </w:r>
        <w:r w:rsidR="005B153C">
          <w:rPr>
            <w:noProof/>
            <w:webHidden/>
          </w:rPr>
          <w:fldChar w:fldCharType="end"/>
        </w:r>
      </w:hyperlink>
    </w:p>
    <w:p w14:paraId="12BE6EC7" w14:textId="3202DFAF"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6" w:history="1">
        <w:r w:rsidR="005B153C" w:rsidRPr="002D074C">
          <w:rPr>
            <w:rStyle w:val="Hiperhivatkozs"/>
            <w:noProof/>
          </w:rPr>
          <w:t>3.10.2 Megjegyzések</w:t>
        </w:r>
        <w:r w:rsidR="005B153C">
          <w:rPr>
            <w:noProof/>
            <w:webHidden/>
          </w:rPr>
          <w:tab/>
        </w:r>
        <w:r w:rsidR="005B153C">
          <w:rPr>
            <w:noProof/>
            <w:webHidden/>
          </w:rPr>
          <w:fldChar w:fldCharType="begin"/>
        </w:r>
        <w:r w:rsidR="005B153C">
          <w:rPr>
            <w:noProof/>
            <w:webHidden/>
          </w:rPr>
          <w:instrText xml:space="preserve"> PAGEREF _Toc206593436 \h </w:instrText>
        </w:r>
        <w:r w:rsidR="005B153C">
          <w:rPr>
            <w:noProof/>
            <w:webHidden/>
          </w:rPr>
        </w:r>
        <w:r w:rsidR="005B153C">
          <w:rPr>
            <w:noProof/>
            <w:webHidden/>
          </w:rPr>
          <w:fldChar w:fldCharType="separate"/>
        </w:r>
        <w:r w:rsidR="005B153C">
          <w:rPr>
            <w:noProof/>
            <w:webHidden/>
          </w:rPr>
          <w:t>25</w:t>
        </w:r>
        <w:r w:rsidR="005B153C">
          <w:rPr>
            <w:noProof/>
            <w:webHidden/>
          </w:rPr>
          <w:fldChar w:fldCharType="end"/>
        </w:r>
      </w:hyperlink>
    </w:p>
    <w:p w14:paraId="2EAC9219" w14:textId="0772444A"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7" w:history="1">
        <w:r w:rsidR="005B153C" w:rsidRPr="002D074C">
          <w:rPr>
            <w:rStyle w:val="Hiperhivatkozs"/>
            <w:noProof/>
          </w:rPr>
          <w:t>3.10.3 Korrektúra</w:t>
        </w:r>
        <w:r w:rsidR="005B153C">
          <w:rPr>
            <w:noProof/>
            <w:webHidden/>
          </w:rPr>
          <w:tab/>
        </w:r>
        <w:r w:rsidR="005B153C">
          <w:rPr>
            <w:noProof/>
            <w:webHidden/>
          </w:rPr>
          <w:fldChar w:fldCharType="begin"/>
        </w:r>
        <w:r w:rsidR="005B153C">
          <w:rPr>
            <w:noProof/>
            <w:webHidden/>
          </w:rPr>
          <w:instrText xml:space="preserve"> PAGEREF _Toc206593437 \h </w:instrText>
        </w:r>
        <w:r w:rsidR="005B153C">
          <w:rPr>
            <w:noProof/>
            <w:webHidden/>
          </w:rPr>
        </w:r>
        <w:r w:rsidR="005B153C">
          <w:rPr>
            <w:noProof/>
            <w:webHidden/>
          </w:rPr>
          <w:fldChar w:fldCharType="separate"/>
        </w:r>
        <w:r w:rsidR="005B153C">
          <w:rPr>
            <w:noProof/>
            <w:webHidden/>
          </w:rPr>
          <w:t>26</w:t>
        </w:r>
        <w:r w:rsidR="005B153C">
          <w:rPr>
            <w:noProof/>
            <w:webHidden/>
          </w:rPr>
          <w:fldChar w:fldCharType="end"/>
        </w:r>
      </w:hyperlink>
    </w:p>
    <w:p w14:paraId="2D6D9FB3" w14:textId="6BCE9F48"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8" w:history="1">
        <w:r w:rsidR="005B153C" w:rsidRPr="002D074C">
          <w:rPr>
            <w:rStyle w:val="Hiperhivatkozs"/>
            <w:noProof/>
          </w:rPr>
          <w:t>3.10.4 Gyorsbillentyűk</w:t>
        </w:r>
        <w:r w:rsidR="005B153C">
          <w:rPr>
            <w:noProof/>
            <w:webHidden/>
          </w:rPr>
          <w:tab/>
        </w:r>
        <w:r w:rsidR="005B153C">
          <w:rPr>
            <w:noProof/>
            <w:webHidden/>
          </w:rPr>
          <w:fldChar w:fldCharType="begin"/>
        </w:r>
        <w:r w:rsidR="005B153C">
          <w:rPr>
            <w:noProof/>
            <w:webHidden/>
          </w:rPr>
          <w:instrText xml:space="preserve"> PAGEREF _Toc206593438 \h </w:instrText>
        </w:r>
        <w:r w:rsidR="005B153C">
          <w:rPr>
            <w:noProof/>
            <w:webHidden/>
          </w:rPr>
        </w:r>
        <w:r w:rsidR="005B153C">
          <w:rPr>
            <w:noProof/>
            <w:webHidden/>
          </w:rPr>
          <w:fldChar w:fldCharType="separate"/>
        </w:r>
        <w:r w:rsidR="005B153C">
          <w:rPr>
            <w:noProof/>
            <w:webHidden/>
          </w:rPr>
          <w:t>26</w:t>
        </w:r>
        <w:r w:rsidR="005B153C">
          <w:rPr>
            <w:noProof/>
            <w:webHidden/>
          </w:rPr>
          <w:fldChar w:fldCharType="end"/>
        </w:r>
      </w:hyperlink>
    </w:p>
    <w:p w14:paraId="61946EF7" w14:textId="4961F64F"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9" w:history="1">
        <w:r w:rsidR="005B153C" w:rsidRPr="002D074C">
          <w:rPr>
            <w:rStyle w:val="Hiperhivatkozs"/>
            <w:noProof/>
          </w:rPr>
          <w:t>3.11 Kódrészletek</w:t>
        </w:r>
        <w:r w:rsidR="005B153C">
          <w:rPr>
            <w:noProof/>
            <w:webHidden/>
          </w:rPr>
          <w:tab/>
        </w:r>
        <w:r w:rsidR="005B153C">
          <w:rPr>
            <w:noProof/>
            <w:webHidden/>
          </w:rPr>
          <w:fldChar w:fldCharType="begin"/>
        </w:r>
        <w:r w:rsidR="005B153C">
          <w:rPr>
            <w:noProof/>
            <w:webHidden/>
          </w:rPr>
          <w:instrText xml:space="preserve"> PAGEREF _Toc206593439 \h </w:instrText>
        </w:r>
        <w:r w:rsidR="005B153C">
          <w:rPr>
            <w:noProof/>
            <w:webHidden/>
          </w:rPr>
        </w:r>
        <w:r w:rsidR="005B153C">
          <w:rPr>
            <w:noProof/>
            <w:webHidden/>
          </w:rPr>
          <w:fldChar w:fldCharType="separate"/>
        </w:r>
        <w:r w:rsidR="005B153C">
          <w:rPr>
            <w:noProof/>
            <w:webHidden/>
          </w:rPr>
          <w:t>26</w:t>
        </w:r>
        <w:r w:rsidR="005B153C">
          <w:rPr>
            <w:noProof/>
            <w:webHidden/>
          </w:rPr>
          <w:fldChar w:fldCharType="end"/>
        </w:r>
      </w:hyperlink>
    </w:p>
    <w:p w14:paraId="1671EAE0" w14:textId="1ACF72A1"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40" w:history="1">
        <w:r w:rsidR="005B153C" w:rsidRPr="002D074C">
          <w:rPr>
            <w:rStyle w:val="Hiperhivatkozs"/>
            <w:noProof/>
          </w:rPr>
          <w:t>3.11.1 Formázás</w:t>
        </w:r>
        <w:r w:rsidR="005B153C">
          <w:rPr>
            <w:noProof/>
            <w:webHidden/>
          </w:rPr>
          <w:tab/>
        </w:r>
        <w:r w:rsidR="005B153C">
          <w:rPr>
            <w:noProof/>
            <w:webHidden/>
          </w:rPr>
          <w:fldChar w:fldCharType="begin"/>
        </w:r>
        <w:r w:rsidR="005B153C">
          <w:rPr>
            <w:noProof/>
            <w:webHidden/>
          </w:rPr>
          <w:instrText xml:space="preserve"> PAGEREF _Toc206593440 \h </w:instrText>
        </w:r>
        <w:r w:rsidR="005B153C">
          <w:rPr>
            <w:noProof/>
            <w:webHidden/>
          </w:rPr>
        </w:r>
        <w:r w:rsidR="005B153C">
          <w:rPr>
            <w:noProof/>
            <w:webHidden/>
          </w:rPr>
          <w:fldChar w:fldCharType="separate"/>
        </w:r>
        <w:r w:rsidR="005B153C">
          <w:rPr>
            <w:noProof/>
            <w:webHidden/>
          </w:rPr>
          <w:t>27</w:t>
        </w:r>
        <w:r w:rsidR="005B153C">
          <w:rPr>
            <w:noProof/>
            <w:webHidden/>
          </w:rPr>
          <w:fldChar w:fldCharType="end"/>
        </w:r>
      </w:hyperlink>
    </w:p>
    <w:p w14:paraId="2B4C517E" w14:textId="355B8B73" w:rsidR="005B153C" w:rsidRDefault="00FC2BF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41" w:history="1">
        <w:r w:rsidR="005B153C" w:rsidRPr="002D074C">
          <w:rPr>
            <w:rStyle w:val="Hiperhivatkozs"/>
            <w:noProof/>
          </w:rPr>
          <w:t>3.11.2 Irodalomjegyzék</w:t>
        </w:r>
        <w:r w:rsidR="005B153C">
          <w:rPr>
            <w:noProof/>
            <w:webHidden/>
          </w:rPr>
          <w:tab/>
        </w:r>
        <w:r w:rsidR="005B153C">
          <w:rPr>
            <w:noProof/>
            <w:webHidden/>
          </w:rPr>
          <w:fldChar w:fldCharType="begin"/>
        </w:r>
        <w:r w:rsidR="005B153C">
          <w:rPr>
            <w:noProof/>
            <w:webHidden/>
          </w:rPr>
          <w:instrText xml:space="preserve"> PAGEREF _Toc206593441 \h </w:instrText>
        </w:r>
        <w:r w:rsidR="005B153C">
          <w:rPr>
            <w:noProof/>
            <w:webHidden/>
          </w:rPr>
        </w:r>
        <w:r w:rsidR="005B153C">
          <w:rPr>
            <w:noProof/>
            <w:webHidden/>
          </w:rPr>
          <w:fldChar w:fldCharType="separate"/>
        </w:r>
        <w:r w:rsidR="005B153C">
          <w:rPr>
            <w:noProof/>
            <w:webHidden/>
          </w:rPr>
          <w:t>28</w:t>
        </w:r>
        <w:r w:rsidR="005B153C">
          <w:rPr>
            <w:noProof/>
            <w:webHidden/>
          </w:rPr>
          <w:fldChar w:fldCharType="end"/>
        </w:r>
      </w:hyperlink>
    </w:p>
    <w:p w14:paraId="29DF1881" w14:textId="19C0D951" w:rsidR="005B153C" w:rsidRDefault="00FC2BF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42" w:history="1">
        <w:r w:rsidR="005B153C" w:rsidRPr="002D074C">
          <w:rPr>
            <w:rStyle w:val="Hiperhivatkozs"/>
            <w:noProof/>
          </w:rPr>
          <w:t>3.12 Utolsó simítások</w:t>
        </w:r>
        <w:r w:rsidR="005B153C">
          <w:rPr>
            <w:noProof/>
            <w:webHidden/>
          </w:rPr>
          <w:tab/>
        </w:r>
        <w:r w:rsidR="005B153C">
          <w:rPr>
            <w:noProof/>
            <w:webHidden/>
          </w:rPr>
          <w:fldChar w:fldCharType="begin"/>
        </w:r>
        <w:r w:rsidR="005B153C">
          <w:rPr>
            <w:noProof/>
            <w:webHidden/>
          </w:rPr>
          <w:instrText xml:space="preserve"> PAGEREF _Toc206593442 \h </w:instrText>
        </w:r>
        <w:r w:rsidR="005B153C">
          <w:rPr>
            <w:noProof/>
            <w:webHidden/>
          </w:rPr>
        </w:r>
        <w:r w:rsidR="005B153C">
          <w:rPr>
            <w:noProof/>
            <w:webHidden/>
          </w:rPr>
          <w:fldChar w:fldCharType="separate"/>
        </w:r>
        <w:r w:rsidR="005B153C">
          <w:rPr>
            <w:noProof/>
            <w:webHidden/>
          </w:rPr>
          <w:t>28</w:t>
        </w:r>
        <w:r w:rsidR="005B153C">
          <w:rPr>
            <w:noProof/>
            <w:webHidden/>
          </w:rPr>
          <w:fldChar w:fldCharType="end"/>
        </w:r>
      </w:hyperlink>
    </w:p>
    <w:p w14:paraId="6EBBDC82" w14:textId="2544AFD0" w:rsidR="005B153C" w:rsidRDefault="00FC2BF4">
      <w:pPr>
        <w:pStyle w:val="TJ1"/>
        <w:rPr>
          <w:rFonts w:asciiTheme="minorHAnsi" w:eastAsiaTheme="minorEastAsia" w:hAnsiTheme="minorHAnsi" w:cstheme="minorBidi"/>
          <w:b w:val="0"/>
          <w:noProof/>
          <w:kern w:val="2"/>
          <w:lang w:eastAsia="hu-HU"/>
          <w14:ligatures w14:val="standardContextual"/>
        </w:rPr>
      </w:pPr>
      <w:hyperlink w:anchor="_Toc206593443" w:history="1">
        <w:r w:rsidR="005B153C" w:rsidRPr="002D074C">
          <w:rPr>
            <w:rStyle w:val="Hiperhivatkozs"/>
            <w:noProof/>
          </w:rPr>
          <w:t>4 További kérdések</w:t>
        </w:r>
        <w:r w:rsidR="005B153C">
          <w:rPr>
            <w:noProof/>
            <w:webHidden/>
          </w:rPr>
          <w:tab/>
        </w:r>
        <w:r w:rsidR="005B153C">
          <w:rPr>
            <w:noProof/>
            <w:webHidden/>
          </w:rPr>
          <w:fldChar w:fldCharType="begin"/>
        </w:r>
        <w:r w:rsidR="005B153C">
          <w:rPr>
            <w:noProof/>
            <w:webHidden/>
          </w:rPr>
          <w:instrText xml:space="preserve"> PAGEREF _Toc206593443 \h </w:instrText>
        </w:r>
        <w:r w:rsidR="005B153C">
          <w:rPr>
            <w:noProof/>
            <w:webHidden/>
          </w:rPr>
        </w:r>
        <w:r w:rsidR="005B153C">
          <w:rPr>
            <w:noProof/>
            <w:webHidden/>
          </w:rPr>
          <w:fldChar w:fldCharType="separate"/>
        </w:r>
        <w:r w:rsidR="005B153C">
          <w:rPr>
            <w:noProof/>
            <w:webHidden/>
          </w:rPr>
          <w:t>29</w:t>
        </w:r>
        <w:r w:rsidR="005B153C">
          <w:rPr>
            <w:noProof/>
            <w:webHidden/>
          </w:rPr>
          <w:fldChar w:fldCharType="end"/>
        </w:r>
      </w:hyperlink>
    </w:p>
    <w:p w14:paraId="38076AA7" w14:textId="08A59F60" w:rsidR="005B153C" w:rsidRDefault="00FC2BF4">
      <w:pPr>
        <w:pStyle w:val="TJ1"/>
        <w:rPr>
          <w:rFonts w:asciiTheme="minorHAnsi" w:eastAsiaTheme="minorEastAsia" w:hAnsiTheme="minorHAnsi" w:cstheme="minorBidi"/>
          <w:b w:val="0"/>
          <w:noProof/>
          <w:kern w:val="2"/>
          <w:lang w:eastAsia="hu-HU"/>
          <w14:ligatures w14:val="standardContextual"/>
        </w:rPr>
      </w:pPr>
      <w:hyperlink w:anchor="_Toc206593444" w:history="1">
        <w:r w:rsidR="005B153C" w:rsidRPr="002D074C">
          <w:rPr>
            <w:rStyle w:val="Hiperhivatkozs"/>
            <w:noProof/>
          </w:rPr>
          <w:t>5 Irodalomjegyzék</w:t>
        </w:r>
        <w:r w:rsidR="005B153C">
          <w:rPr>
            <w:noProof/>
            <w:webHidden/>
          </w:rPr>
          <w:tab/>
        </w:r>
        <w:r w:rsidR="005B153C">
          <w:rPr>
            <w:noProof/>
            <w:webHidden/>
          </w:rPr>
          <w:fldChar w:fldCharType="begin"/>
        </w:r>
        <w:r w:rsidR="005B153C">
          <w:rPr>
            <w:noProof/>
            <w:webHidden/>
          </w:rPr>
          <w:instrText xml:space="preserve"> PAGEREF _Toc206593444 \h </w:instrText>
        </w:r>
        <w:r w:rsidR="005B153C">
          <w:rPr>
            <w:noProof/>
            <w:webHidden/>
          </w:rPr>
        </w:r>
        <w:r w:rsidR="005B153C">
          <w:rPr>
            <w:noProof/>
            <w:webHidden/>
          </w:rPr>
          <w:fldChar w:fldCharType="separate"/>
        </w:r>
        <w:r w:rsidR="005B153C">
          <w:rPr>
            <w:noProof/>
            <w:webHidden/>
          </w:rPr>
          <w:t>30</w:t>
        </w:r>
        <w:r w:rsidR="005B153C">
          <w:rPr>
            <w:noProof/>
            <w:webHidden/>
          </w:rPr>
          <w:fldChar w:fldCharType="end"/>
        </w:r>
      </w:hyperlink>
    </w:p>
    <w:p w14:paraId="0F93533A" w14:textId="2965F198" w:rsidR="005B153C" w:rsidRDefault="00FC2BF4">
      <w:pPr>
        <w:pStyle w:val="TJ1"/>
        <w:rPr>
          <w:rFonts w:asciiTheme="minorHAnsi" w:eastAsiaTheme="minorEastAsia" w:hAnsiTheme="minorHAnsi" w:cstheme="minorBidi"/>
          <w:b w:val="0"/>
          <w:noProof/>
          <w:kern w:val="2"/>
          <w:lang w:eastAsia="hu-HU"/>
          <w14:ligatures w14:val="standardContextual"/>
        </w:rPr>
      </w:pPr>
      <w:hyperlink w:anchor="_Toc206593445" w:history="1">
        <w:r w:rsidR="005B153C" w:rsidRPr="002D074C">
          <w:rPr>
            <w:rStyle w:val="Hiperhivatkozs"/>
            <w:noProof/>
          </w:rPr>
          <w:t>Függelék</w:t>
        </w:r>
        <w:r w:rsidR="005B153C">
          <w:rPr>
            <w:noProof/>
            <w:webHidden/>
          </w:rPr>
          <w:tab/>
        </w:r>
        <w:r w:rsidR="005B153C">
          <w:rPr>
            <w:noProof/>
            <w:webHidden/>
          </w:rPr>
          <w:fldChar w:fldCharType="begin"/>
        </w:r>
        <w:r w:rsidR="005B153C">
          <w:rPr>
            <w:noProof/>
            <w:webHidden/>
          </w:rPr>
          <w:instrText xml:space="preserve"> PAGEREF _Toc206593445 \h </w:instrText>
        </w:r>
        <w:r w:rsidR="005B153C">
          <w:rPr>
            <w:noProof/>
            <w:webHidden/>
          </w:rPr>
        </w:r>
        <w:r w:rsidR="005B153C">
          <w:rPr>
            <w:noProof/>
            <w:webHidden/>
          </w:rPr>
          <w:fldChar w:fldCharType="separate"/>
        </w:r>
        <w:r w:rsidR="005B153C">
          <w:rPr>
            <w:noProof/>
            <w:webHidden/>
          </w:rPr>
          <w:t>32</w:t>
        </w:r>
        <w:r w:rsidR="005B153C">
          <w:rPr>
            <w:noProof/>
            <w:webHidden/>
          </w:rPr>
          <w:fldChar w:fldCharType="end"/>
        </w:r>
      </w:hyperlink>
    </w:p>
    <w:p w14:paraId="45012F29" w14:textId="21EC8148" w:rsidR="00730B3C" w:rsidRDefault="00730B3C">
      <w:r>
        <w:rPr>
          <w:b/>
          <w:bCs/>
        </w:rPr>
        <w:fldChar w:fldCharType="end"/>
      </w:r>
    </w:p>
    <w:p w14:paraId="597B17CD" w14:textId="77777777" w:rsidR="0063585C" w:rsidRPr="00B50CAA" w:rsidRDefault="0063585C" w:rsidP="00491D1C">
      <w:pPr>
        <w:pStyle w:val="Kpalrs"/>
      </w:pPr>
    </w:p>
    <w:p w14:paraId="624D007E" w14:textId="77777777" w:rsidR="00681E99" w:rsidRPr="00B50CAA" w:rsidRDefault="00681E99" w:rsidP="00854BDC">
      <w:pPr>
        <w:pStyle w:val="Nyilatkozatcm"/>
      </w:pPr>
      <w:r w:rsidRPr="00B50CAA">
        <w:lastRenderedPageBreak/>
        <w:t>Hallgatói nyilatkozat</w:t>
      </w:r>
    </w:p>
    <w:p w14:paraId="3F18C6A1" w14:textId="77777777" w:rsidR="00681E99" w:rsidRDefault="00681E99" w:rsidP="005E01E0">
      <w:pPr>
        <w:pStyle w:val="Nyilatkozatszveg"/>
      </w:pPr>
      <w:r w:rsidRPr="00B50CAA">
        <w:t xml:space="preserve">Alulírott </w:t>
      </w:r>
      <w:commentRangeStart w:id="5"/>
      <w:r w:rsidR="00630A92">
        <w:rPr>
          <w:b/>
          <w:bCs/>
        </w:rPr>
        <w:t>Kővári Bence</w:t>
      </w:r>
      <w:commentRangeEnd w:id="5"/>
      <w:r w:rsidR="00630A92">
        <w:rPr>
          <w:rStyle w:val="Jegyzethivatkozs"/>
        </w:rPr>
        <w:commentReference w:id="5"/>
      </w:r>
      <w:r w:rsidRPr="00B50CAA">
        <w:t xml:space="preserve">, szigorló hallgató kijelentem, hogy ezt a </w:t>
      </w:r>
      <w:commentRangeStart w:id="6"/>
      <w:r>
        <w:t xml:space="preserve">szakdolgozatot/ </w:t>
      </w:r>
      <w:r w:rsidRPr="00B50CAA">
        <w:t>diplomatervet</w:t>
      </w:r>
      <w:commentRangeEnd w:id="6"/>
      <w:r w:rsidR="00630A92">
        <w:rPr>
          <w:rStyle w:val="Jegyzethivatkozs"/>
        </w:rPr>
        <w:commentReference w:id="6"/>
      </w:r>
      <w:r w:rsidRPr="00B50CAA">
        <w:t xml:space="preserve"> 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488D4B2" w14:textId="77777777" w:rsidR="00681E99" w:rsidRPr="00EE1A1F" w:rsidRDefault="00681E99" w:rsidP="005E01E0">
      <w:pPr>
        <w:pStyle w:val="Nyilatkozatszveg"/>
      </w:pPr>
      <w:r w:rsidRPr="00EE1A1F">
        <w:t>Hozzájárulok, hogy a jel</w:t>
      </w:r>
      <w:r w:rsidR="00630A92">
        <w:t>en munkám alapadatait (szerző</w:t>
      </w:r>
      <w:r w:rsidRPr="00EE1A1F">
        <w:t xml:space="preserve">, cím, angol és magyar nyelvű tartalmi kivonat, készítés éve, konzulens(ek)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00549213" w14:textId="1F1452DD" w:rsidR="00681E99" w:rsidRPr="00B50CAA" w:rsidRDefault="00681E99" w:rsidP="00681E99">
      <w:pPr>
        <w:pStyle w:val="Nyilatkozatkeltezs"/>
      </w:pPr>
      <w:r w:rsidRPr="00B50CAA">
        <w:t xml:space="preserve">Kelt: Budapest, </w:t>
      </w:r>
      <w:commentRangeStart w:id="7"/>
      <w:r w:rsidR="00630A92">
        <w:t>20</w:t>
      </w:r>
      <w:r w:rsidR="00B43950">
        <w:t>2</w:t>
      </w:r>
      <w:r w:rsidR="00630A92">
        <w:t>5. 10. 19</w:t>
      </w:r>
      <w:commentRangeEnd w:id="7"/>
      <w:r w:rsidR="00630A92">
        <w:rPr>
          <w:rStyle w:val="Jegyzethivatkozs"/>
        </w:rPr>
        <w:commentReference w:id="7"/>
      </w:r>
    </w:p>
    <w:p w14:paraId="47749B79" w14:textId="77777777" w:rsidR="00681E99" w:rsidRDefault="005E01E0" w:rsidP="00854BDC">
      <w:pPr>
        <w:pStyle w:val="Nyilatkozatalrs"/>
      </w:pPr>
      <w:r>
        <w:tab/>
      </w:r>
      <w:r w:rsidR="00854BDC">
        <w:t>...</w:t>
      </w:r>
      <w:r>
        <w:t>…………………………………………….</w:t>
      </w:r>
    </w:p>
    <w:p w14:paraId="5F7D501E" w14:textId="77777777" w:rsidR="005E01E0" w:rsidRDefault="00630A92" w:rsidP="00630A92">
      <w:pPr>
        <w:pStyle w:val="Nyilatkozatalrs"/>
        <w:ind w:firstLine="634"/>
      </w:pPr>
      <w:commentRangeStart w:id="8"/>
      <w:r>
        <w:t xml:space="preserve">                         Kővári Bence</w:t>
      </w:r>
      <w:commentRangeEnd w:id="8"/>
      <w:r>
        <w:rPr>
          <w:rStyle w:val="Jegyzethivatkozs"/>
          <w:noProof w:val="0"/>
        </w:rPr>
        <w:commentReference w:id="8"/>
      </w:r>
    </w:p>
    <w:p w14:paraId="65776AFC" w14:textId="77777777" w:rsidR="00854BDC" w:rsidRPr="00B50CAA" w:rsidRDefault="00854BDC" w:rsidP="00854BDC">
      <w:pPr>
        <w:pStyle w:val="Nyilatkozatszveg"/>
      </w:pPr>
    </w:p>
    <w:p w14:paraId="31502874" w14:textId="77777777" w:rsidR="00681E99" w:rsidRPr="00B50CAA" w:rsidRDefault="00681E99" w:rsidP="00267677">
      <w:pPr>
        <w:sectPr w:rsidR="00681E99" w:rsidRPr="00B50CAA" w:rsidSect="00681E99">
          <w:footerReference w:type="default" r:id="rId11"/>
          <w:type w:val="continuous"/>
          <w:pgSz w:w="11907" w:h="16840" w:code="9"/>
          <w:pgMar w:top="1418" w:right="1418" w:bottom="1418" w:left="1418" w:header="708" w:footer="708" w:gutter="567"/>
          <w:cols w:space="708"/>
          <w:titlePg/>
          <w:docGrid w:linePitch="360"/>
        </w:sectPr>
      </w:pPr>
    </w:p>
    <w:p w14:paraId="6B2CBAFC" w14:textId="77777777" w:rsidR="0063585C" w:rsidRDefault="0063585C" w:rsidP="00816BCB">
      <w:pPr>
        <w:pStyle w:val="Fejezetcimszmozsnlkl"/>
      </w:pPr>
      <w:bookmarkStart w:id="9" w:name="_Toc206593386"/>
      <w:r w:rsidRPr="00B50CAA">
        <w:lastRenderedPageBreak/>
        <w:t>Összefoglaló</w:t>
      </w:r>
      <w:bookmarkEnd w:id="9"/>
    </w:p>
    <w:p w14:paraId="2E0E5560" w14:textId="77777777" w:rsidR="00630A92" w:rsidRDefault="00630A92" w:rsidP="00630A92">
      <w:commentRangeStart w:id="10"/>
      <w:r>
        <w:t xml:space="preserve">A szakdolgozat, vagy diplomaterv elkészítése minden egyetemi hallgató életében egy fontos mérföldkő. Lehetőséget ad arra, hogy az egyetemi évei során megtanultakat kamatoztassa és eredményeit szélesebb közönség előtt bemutassa, s mérnöki rátermettségét bizonyítsa. </w:t>
      </w:r>
      <w:r w:rsidR="0003623B">
        <w:t>Fontos azonban, hogy a dolgozat elkészítésének folyamata számos csapdát is rejt magában</w:t>
      </w:r>
      <w:commentRangeEnd w:id="10"/>
      <w:r w:rsidR="005334AD">
        <w:rPr>
          <w:rStyle w:val="Jegyzethivatkozs"/>
        </w:rPr>
        <w:commentReference w:id="10"/>
      </w:r>
      <w:r w:rsidR="0003623B">
        <w:t xml:space="preserve">. </w:t>
      </w:r>
      <w:commentRangeStart w:id="11"/>
      <w:r w:rsidR="0003623B">
        <w:t xml:space="preserve">Rossz időgazdálkodás, hiányos szövegszerkesztési ismeretek, illetve a dolgozat készítéséhez nélkülözhetetlen „műfaji” szabályok ismeretének hiánya könnyen oda vezethetnek, hogy egy egyébként jelentős időbefektetéssel készült kiemelkedő szoftver is csak gyengébb minősítést kapjon a gyenge minőségű dolgozat miatt. </w:t>
      </w:r>
      <w:commentRangeEnd w:id="11"/>
      <w:r w:rsidR="005334AD">
        <w:rPr>
          <w:rStyle w:val="Jegyzethivatkozs"/>
        </w:rPr>
        <w:commentReference w:id="11"/>
      </w:r>
    </w:p>
    <w:p w14:paraId="76EE1937" w14:textId="77777777" w:rsidR="0003623B" w:rsidRDefault="0003623B" w:rsidP="00630A92">
      <w:commentRangeStart w:id="12"/>
      <w:r>
        <w:t xml:space="preserve">E dokumentum – amellett, hogy egy általános szerkesztési keretet ad a dolgozatodnak – összefoglalja a szakdolgozat/diplomaterv írás írott és íratlan szabályait. Összeszedjük a Word kezelésének legfontosabb részeit (címsorok, ábrák, irodalomjegyzék stb.), a dolgozat felépítésének általános tartalmi és szerkezeti irányelveit. </w:t>
      </w:r>
      <w:r w:rsidR="005334AD">
        <w:t>Bár mindenkire igazítható sablon természetesen nem létezik, megadjuk azokat az általános arányokat, oldalszámokat</w:t>
      </w:r>
      <w:commentRangeEnd w:id="12"/>
      <w:r w:rsidR="005334AD">
        <w:rPr>
          <w:rStyle w:val="Jegyzethivatkozs"/>
        </w:rPr>
        <w:commentReference w:id="12"/>
      </w:r>
      <w:r w:rsidR="005334AD">
        <w:t>,</w:t>
      </w:r>
      <w:commentRangeStart w:id="13"/>
      <w:r w:rsidR="005334AD">
        <w:t xml:space="preserve"> amelyek betartásával jó eséllyel készíthetsz egy színvonalas dolgozatot. A részletes és pontokba szedett elvárás-lista nem csupán a dolgozat írásakor, de akár más dolgozatok értékelésekor is kiváló támpontként szolgálhat.</w:t>
      </w:r>
      <w:commentRangeEnd w:id="13"/>
      <w:r w:rsidR="005334AD">
        <w:rPr>
          <w:rStyle w:val="Jegyzethivatkozs"/>
        </w:rPr>
        <w:commentReference w:id="13"/>
      </w:r>
    </w:p>
    <w:p w14:paraId="274A4EEA" w14:textId="77777777" w:rsidR="005334AD" w:rsidRPr="00D23BFC" w:rsidRDefault="005334AD" w:rsidP="00630A92">
      <w:commentRangeStart w:id="14"/>
      <w:r>
        <w:t>Az itt átadott ismeretek és szemléletmód nem csupán az aktuális feladatod leküzdésében segíthet, de hosszútávon is számos praktikus fogással bővítheti a szövegszerkesztési és dokumentumkészítési eszköztáradat.</w:t>
      </w:r>
      <w:commentRangeEnd w:id="14"/>
      <w:r>
        <w:rPr>
          <w:rStyle w:val="Jegyzethivatkozs"/>
        </w:rPr>
        <w:commentReference w:id="14"/>
      </w:r>
    </w:p>
    <w:p w14:paraId="68C22B44" w14:textId="77777777" w:rsidR="0063585C" w:rsidRDefault="0063585C" w:rsidP="00816BCB">
      <w:pPr>
        <w:pStyle w:val="Fejezetcimszmozsnlkl"/>
      </w:pPr>
      <w:bookmarkStart w:id="15" w:name="_Toc206593387"/>
      <w:r w:rsidRPr="00B50CAA">
        <w:lastRenderedPageBreak/>
        <w:t>Abstract</w:t>
      </w:r>
      <w:bookmarkEnd w:id="15"/>
    </w:p>
    <w:p w14:paraId="7C02BBBF" w14:textId="77777777" w:rsidR="005334AD" w:rsidRDefault="00692605" w:rsidP="005334AD">
      <w:r>
        <w:t>Ide jön a</w:t>
      </w:r>
      <w:r w:rsidR="000A7483">
        <w:t xml:space="preserve"> ½-</w:t>
      </w:r>
      <w:r w:rsidR="00D23BFC">
        <w:t>1 oldalas a</w:t>
      </w:r>
      <w:r>
        <w:t>ngol nyelvű összefoglaló</w:t>
      </w:r>
      <w:r w:rsidR="000A7483">
        <w:t>, amelynek szövege a</w:t>
      </w:r>
      <w:r w:rsidR="002D0621">
        <w:t xml:space="preserve"> Diplomaterv</w:t>
      </w:r>
      <w:r w:rsidR="000A7483">
        <w:t xml:space="preserve"> Portálra külön is feltöltésre kerül</w:t>
      </w:r>
      <w:r>
        <w:t>.</w:t>
      </w:r>
      <w:r w:rsidR="005334AD">
        <w:t xml:space="preserve"> Ez a magyar nyelvű összefoglaló angolra fordított változata.</w:t>
      </w:r>
    </w:p>
    <w:p w14:paraId="0FE98BBF" w14:textId="77777777" w:rsidR="001A57BC" w:rsidRDefault="003F5425" w:rsidP="006A1B7F">
      <w:pPr>
        <w:pStyle w:val="Cmsor1"/>
      </w:pPr>
      <w:bookmarkStart w:id="16" w:name="_Toc332797397"/>
      <w:bookmarkStart w:id="17" w:name="_Toc206593388"/>
      <w:r>
        <w:lastRenderedPageBreak/>
        <w:t>Bevezetés</w:t>
      </w:r>
      <w:bookmarkEnd w:id="16"/>
      <w:bookmarkEnd w:id="17"/>
    </w:p>
    <w:p w14:paraId="53080D82" w14:textId="08405199" w:rsidR="00877820" w:rsidRDefault="000A3B32" w:rsidP="00877820">
      <w:r>
        <w:t xml:space="preserve">A dokumentum a szakdolgozat/diplomaterv szerkesztési elveit követve, bemutatja, hogyan érdemes felépíteni és kidolgozni egy ilyen dolgozatot. Fontos, hogy az itt leírtak nem képviselnek </w:t>
      </w:r>
      <w:r w:rsidR="00877820">
        <w:t>hivatalos egyetemi</w:t>
      </w:r>
      <w:r w:rsidR="000F4BAD">
        <w:t xml:space="preserve"> sem tanszéki</w:t>
      </w:r>
      <w:r w:rsidR="00877820">
        <w:t xml:space="preserve"> álláspontot, céljuk csupán, hogy mankóként szolgáljanak a nagy munkához.</w:t>
      </w:r>
    </w:p>
    <w:p w14:paraId="76B42B4A" w14:textId="4D71859E" w:rsidR="00877820" w:rsidRDefault="00877820" w:rsidP="00877820">
      <w:r>
        <w:t>Az útmutató két nagy egységre bomlik, a</w:t>
      </w:r>
      <w:r w:rsidR="000F4BAD">
        <w:t xml:space="preserve"> </w:t>
      </w:r>
      <w:r w:rsidR="000F4BAD">
        <w:fldChar w:fldCharType="begin"/>
      </w:r>
      <w:r w:rsidR="000F4BAD">
        <w:instrText xml:space="preserve"> REF _Ref433098505 \r \h </w:instrText>
      </w:r>
      <w:r w:rsidR="000F4BAD">
        <w:fldChar w:fldCharType="separate"/>
      </w:r>
      <w:r w:rsidR="005B153C">
        <w:t>2</w:t>
      </w:r>
      <w:r w:rsidR="000F4BAD">
        <w:fldChar w:fldCharType="end"/>
      </w:r>
      <w:r w:rsidR="000F4BAD">
        <w:t xml:space="preserve">. fejezet a dolgozattal szemben támasztott tartalmi, míg a </w:t>
      </w:r>
      <w:r w:rsidR="000F4BAD">
        <w:fldChar w:fldCharType="begin"/>
      </w:r>
      <w:r w:rsidR="000F4BAD">
        <w:instrText xml:space="preserve"> REF _Ref433098485 \r \h </w:instrText>
      </w:r>
      <w:r w:rsidR="000F4BAD">
        <w:fldChar w:fldCharType="separate"/>
      </w:r>
      <w:r w:rsidR="005B153C">
        <w:t>3</w:t>
      </w:r>
      <w:r w:rsidR="000F4BAD">
        <w:fldChar w:fldCharType="end"/>
      </w:r>
      <w:r w:rsidR="000F4BAD">
        <w:t>. fejezet a formai elvárásokat foglalja össze. A leírás feltételezi a magyar nyelvű Word használatát, de természetesen bármilyen más szövegszerkesztő is használható a dolgozat elkészítéséhez.</w:t>
      </w:r>
    </w:p>
    <w:p w14:paraId="30381D09" w14:textId="74D046EF" w:rsidR="009B2EED" w:rsidRDefault="009B2EED" w:rsidP="009B2EED">
      <w:pPr>
        <w:pStyle w:val="Cmsor2"/>
      </w:pPr>
      <w:bookmarkStart w:id="18" w:name="_Toc206593389"/>
      <w:r>
        <w:t>Frissítsd a dokumentumot</w:t>
      </w:r>
      <w:bookmarkEnd w:id="18"/>
    </w:p>
    <w:p w14:paraId="6ED72859" w14:textId="171FD10C" w:rsidR="009B2EED" w:rsidRPr="009B2EED" w:rsidRDefault="009B2EED" w:rsidP="009B2EED">
      <w:r>
        <w:t xml:space="preserve">Ha ezt a dokumentumot nem a </w:t>
      </w:r>
      <w:hyperlink r:id="rId12" w:history="1">
        <w:r w:rsidR="00F55256" w:rsidRPr="00C025D7">
          <w:rPr>
            <w:rStyle w:val="Hiperhivatkozs"/>
          </w:rPr>
          <w:t>https://www.aut.bme.hu/Pages/Gyik/Diploma</w:t>
        </w:r>
      </w:hyperlink>
      <w:r w:rsidR="00F55256">
        <w:t xml:space="preserve"> </w:t>
      </w:r>
      <w:r>
        <w:t>címről töltötted le, elképzelhető, hogy nem a legfrissebb változat van nálad. Mielőtt továbbmész, érdemes letöltened a legfrissebb verziót.</w:t>
      </w:r>
    </w:p>
    <w:p w14:paraId="04CB4FAE" w14:textId="135C348B" w:rsidR="000F4BAD" w:rsidRDefault="000F4BAD" w:rsidP="000F4BAD">
      <w:pPr>
        <w:pStyle w:val="Cmsor2"/>
      </w:pPr>
      <w:bookmarkStart w:id="19" w:name="_Toc206593390"/>
      <w:r>
        <w:t>Szakdolgozat, vagy diplomaterv</w:t>
      </w:r>
      <w:bookmarkEnd w:id="19"/>
    </w:p>
    <w:p w14:paraId="4F3F292E" w14:textId="12AB2EE6" w:rsidR="000F4BAD" w:rsidRDefault="000F4BAD" w:rsidP="000F4BAD">
      <w:r>
        <w:t>Bizonyára észrevetted, hogy oktatóid és társaid felváltva használják a diplomaterv és a szakdolgozat kifejezéseket. Ennek magyarázata egyszerű. A BSc képzés végén leadandó doksit szakdolgozatnak, az MSc képzés végén leadandót diplomatervnek hívják. Míg a szakdolgozat elkészítésére egy, addig a diplomaterv elkészítésére 2 félév áll rendelkezésedre, ezért a diplomaterv általában mélyebb/átfogóbb, és kb. 30%-kal hosszabb mű, de ezt leszámítva</w:t>
      </w:r>
      <w:r w:rsidR="009D4362">
        <w:t xml:space="preserve"> formai</w:t>
      </w:r>
      <w:r>
        <w:t xml:space="preserve"> különbség a kettő között nincs.</w:t>
      </w:r>
    </w:p>
    <w:p w14:paraId="553B921E" w14:textId="69615A6B" w:rsidR="000F4BAD" w:rsidRDefault="000F4BAD" w:rsidP="000F4BAD">
      <w:pPr>
        <w:pStyle w:val="Cmsor2"/>
      </w:pPr>
      <w:bookmarkStart w:id="20" w:name="_Toc206593391"/>
      <w:r>
        <w:t>Témaválasztás</w:t>
      </w:r>
      <w:bookmarkEnd w:id="20"/>
    </w:p>
    <w:p w14:paraId="65F2940A" w14:textId="644C2AED" w:rsidR="000F4BAD" w:rsidRDefault="000F4BAD" w:rsidP="000F4BAD">
      <w:r>
        <w:t>A szakdolgozat/diplomaterv alapvetően arról szól, hogy választasz magadnak egy informatikai kihívást (tanszékünkön tipikusan egy szoftver megvalósítását)</w:t>
      </w:r>
      <w:r w:rsidR="008A3762">
        <w:t>, ezzel konzulensed segítségével meg</w:t>
      </w:r>
      <w:r w:rsidR="009D4362">
        <w:t>kü</w:t>
      </w:r>
      <w:r w:rsidR="008A3762">
        <w:t>zdesz, s az eredményeidet, illetve az azokhoz vezető folyamatot leírod egy 50-70 oldalas dokumentumba.</w:t>
      </w:r>
    </w:p>
    <w:p w14:paraId="7EFA7F5D" w14:textId="5FFD3AF4" w:rsidR="008A3762" w:rsidRPr="000F4BAD" w:rsidRDefault="008A3762" w:rsidP="000F4BAD">
      <w:r>
        <w:t xml:space="preserve">A témád lehet olyan kihívás is, amit úttörőnek gondolsz, de akár egy rendes „iparos munka” is, amikor is megvalósítasz egy 146. könyvtári nyilvántartó rendszert. Az úttörő, újszerű munka </w:t>
      </w:r>
      <w:r w:rsidRPr="008A3762">
        <w:rPr>
          <w:b/>
        </w:rPr>
        <w:t>nem elvárás</w:t>
      </w:r>
      <w:r>
        <w:t xml:space="preserve">, bármit is választasz témának, a te feladatod csak </w:t>
      </w:r>
      <w:r>
        <w:lastRenderedPageBreak/>
        <w:t>annyi, hogy a tanulmányaid során elsajátított mérnöki eszköztáraddal (illetve szükség esetén annak bővítésével) elemezd a problémafelvetést és adj rá egy elfogadható megoldást. Természetesen fontos, hogy a téma téged is motiváljon, s azt tapasztaltuk, hogy erre az újszerű technológiák alkalmazása, illetve megoldások készítése általában jobban alkalmas.</w:t>
      </w:r>
      <w:r w:rsidR="00C84D92">
        <w:t xml:space="preserve"> Érdemes arra is figyelni, hogy ne válas</w:t>
      </w:r>
      <w:r w:rsidR="00C84D92" w:rsidRPr="00C84D92">
        <w:t>z számodra triviális témát, amivel már nem tanulsz semmit. Ha tényleg fejlődni akarsz, tűzz ki olyan célt, amit el tudsz érni, de fejlődsz is vele.</w:t>
      </w:r>
    </w:p>
    <w:p w14:paraId="67B8AB75" w14:textId="56177A2B" w:rsidR="00877820" w:rsidRDefault="00877820" w:rsidP="005334AD">
      <w:pPr>
        <w:pStyle w:val="Cmsor1"/>
      </w:pPr>
      <w:bookmarkStart w:id="21" w:name="_Ref433098505"/>
      <w:bookmarkStart w:id="22" w:name="_Toc206593392"/>
      <w:bookmarkStart w:id="23" w:name="_Toc332797398"/>
      <w:r>
        <w:lastRenderedPageBreak/>
        <w:t>A dolgozat szerkezete</w:t>
      </w:r>
      <w:bookmarkEnd w:id="21"/>
      <w:bookmarkEnd w:id="22"/>
    </w:p>
    <w:p w14:paraId="1951A937" w14:textId="56D95D20" w:rsidR="008A3762" w:rsidRDefault="008A3762" w:rsidP="008A3762">
      <w:r>
        <w:t>Nagyon nehéz általános szabályokat felállítani, vagy kőbe vésett arányokat, oldalszámokat mondani, hiszen minden munka egy kicsit más. Itt mégis megpróbálom felvázolni nektek egy általános diplomaterv/szakdolgozat szerkezetét, amitől természetesen el lehet térni, amennyiben a téma ezt megkívánja.</w:t>
      </w:r>
    </w:p>
    <w:p w14:paraId="4990E621" w14:textId="57CF87C8" w:rsidR="008A3762" w:rsidRDefault="008A3762" w:rsidP="008A3762">
      <w:pPr>
        <w:pStyle w:val="Cmsor2"/>
      </w:pPr>
      <w:bookmarkStart w:id="24" w:name="_Toc206593393"/>
      <w:r>
        <w:t>Fejezetek</w:t>
      </w:r>
      <w:bookmarkEnd w:id="24"/>
    </w:p>
    <w:p w14:paraId="64520DF8" w14:textId="3AA37A3F" w:rsidR="00C84D92" w:rsidRDefault="008A3762" w:rsidP="008A3762">
      <w:r>
        <w:t xml:space="preserve">A dolgozat </w:t>
      </w:r>
      <w:r w:rsidR="00526A1B">
        <w:t>számos fejezetből épül fel. Fontos látni, hogy ezeket egyáltalán nem szükséges sorrendben feltölteni. A bevált gyakorlat az, hogy e sablonból kiindulva kitörlöd az ismertető részeket, címsor 1-2-3-mal összerakod a főbb fejezeteket, amikről írni akarsz, kb. olyan terjedelemben, hogy a tartalomjegyzék 1-</w:t>
      </w:r>
      <w:r w:rsidR="005B779E">
        <w:t>2</w:t>
      </w:r>
      <w:r w:rsidR="00526A1B">
        <w:t xml:space="preserve"> oldal hosszú legyen, majd hangulattól és az aktuális munkádtól függően tetszőleges sorrendben elkezded őket tartalommal feltölteni. </w:t>
      </w:r>
      <w:r w:rsidR="00C84D92">
        <w:t>Ha megakadsz és úgy érzed, hogy már mindent leírtál (és még csak 15 oldalnál tartasz), fogj össze egy évfolyamtársaddal: olvassátok el egymás dolgozatát és írjatok bele kérdéseket mindenhova, ahol valami nem egyértelmű. Sokszor neked annyira a fejedben van minden, hogy úgy érzed, többet már nem tudsz írni, de másoknak egy csomó mindent még részletesebben el kell magyarázni.</w:t>
      </w:r>
      <w:r w:rsidR="0072494D">
        <w:t xml:space="preserve"> A </w:t>
      </w:r>
      <w:hyperlink r:id="rId13" w:history="1">
        <w:r w:rsidR="0072494D" w:rsidRPr="00C025D7">
          <w:rPr>
            <w:rStyle w:val="Hiperhivatkozs"/>
          </w:rPr>
          <w:t>https://diplomaterv.vik.bme.hu/</w:t>
        </w:r>
      </w:hyperlink>
      <w:r w:rsidR="0072494D">
        <w:t xml:space="preserve"> portálon hozzáférsz minden, karunkon született dolgozathoz.</w:t>
      </w:r>
    </w:p>
    <w:p w14:paraId="4F98E4C3" w14:textId="3C2B4DBD" w:rsidR="008A3762" w:rsidRPr="008A3762" w:rsidRDefault="00526A1B" w:rsidP="008A3762">
      <w:r>
        <w:t>De nézzük meg, mik is a nélkülözhetetlen szerkezeti elemek.</w:t>
      </w:r>
    </w:p>
    <w:p w14:paraId="2312D4E2" w14:textId="06CB0BAE" w:rsidR="008A3762" w:rsidRDefault="008A3762" w:rsidP="008A3762">
      <w:pPr>
        <w:pStyle w:val="Cmsor3"/>
      </w:pPr>
      <w:bookmarkStart w:id="25" w:name="_Toc206593394"/>
      <w:r>
        <w:t>Feladatkiírás</w:t>
      </w:r>
      <w:bookmarkEnd w:id="25"/>
    </w:p>
    <w:p w14:paraId="31CAD3C7" w14:textId="77777777" w:rsidR="0072494D" w:rsidRPr="00B50CAA" w:rsidRDefault="0072494D" w:rsidP="0072494D">
      <w:r>
        <w:t>Ennek az oldalnak a helyére a feladatkiírást kell beszúrnod az elektronikus változatban (praktikusan egy képernyőkép formájában). A nyomtatott változatban ennek az oldalnak a helyére a diplomaterv portálról letöltött, jóváhagyott feladatkiírást kell befűzni. A feladatkiírás tanszéki aláírás és pecsét nélkül is érvényes.</w:t>
      </w:r>
    </w:p>
    <w:p w14:paraId="6206544D" w14:textId="27DCE6C4" w:rsidR="00463BC0" w:rsidRDefault="00463BC0" w:rsidP="00463BC0">
      <w:pPr>
        <w:pStyle w:val="Cmsor3"/>
      </w:pPr>
      <w:bookmarkStart w:id="26" w:name="_Toc206593395"/>
      <w:r>
        <w:t>Címoldal</w:t>
      </w:r>
      <w:bookmarkEnd w:id="26"/>
    </w:p>
    <w:p w14:paraId="608DAA0B" w14:textId="12267859" w:rsidR="00463BC0" w:rsidRDefault="00463BC0" w:rsidP="00463BC0">
      <w:r>
        <w:t>A diplomaterv címe, egyetem, tanszék, saját neved, konzulensed neve és a védés éve. Ne felejts el minden adatot kitölteni.</w:t>
      </w:r>
    </w:p>
    <w:p w14:paraId="68E3A7E0" w14:textId="00AC2966" w:rsidR="00463BC0" w:rsidRDefault="00463BC0" w:rsidP="00463BC0">
      <w:pPr>
        <w:pStyle w:val="Cmsor3"/>
      </w:pPr>
      <w:bookmarkStart w:id="27" w:name="_Toc206593396"/>
      <w:r>
        <w:lastRenderedPageBreak/>
        <w:t>Tartalomjegyzék</w:t>
      </w:r>
      <w:bookmarkEnd w:id="27"/>
    </w:p>
    <w:p w14:paraId="67BCEC8B" w14:textId="04C0E1EB" w:rsidR="00463BC0" w:rsidRDefault="00463BC0" w:rsidP="00463BC0">
      <w:r>
        <w:t xml:space="preserve">A tartalomjegyzéket automatikusan generáld a </w:t>
      </w:r>
      <w:r w:rsidR="00502632">
        <w:t>címsorokból. A tartalomjegyzékben elég az első 3 címsor szintet kezelni (ez a sablon eleve így van beállítva). Figyelj rá, hogy a tartalomjegyzéket (mint minden mezőt) kézzel kell frissíteni, ha változott az elrendezés, vagy új címsorok kerültek a doksiba.</w:t>
      </w:r>
    </w:p>
    <w:p w14:paraId="76A7B87A" w14:textId="1B5D24CC" w:rsidR="00502632" w:rsidRDefault="00502632" w:rsidP="00502632">
      <w:pPr>
        <w:pStyle w:val="Cmsor3"/>
      </w:pPr>
      <w:bookmarkStart w:id="28" w:name="_Toc206593397"/>
      <w:r>
        <w:t>Nyilatkozat</w:t>
      </w:r>
      <w:bookmarkEnd w:id="28"/>
    </w:p>
    <w:p w14:paraId="5F595EFA" w14:textId="3FFA9261" w:rsidR="00502632" w:rsidRDefault="00502632" w:rsidP="00502632">
      <w:r>
        <w:t xml:space="preserve">A törlendő részeket húzd ki, a neved, dátumot töltsd ki mindenhol. </w:t>
      </w:r>
      <w:r w:rsidR="00AC55E8">
        <w:t>A nyomtatott változatban mindenképp írd alá beadás előtt, az elektronikus változatban nem szükséges aláírni.</w:t>
      </w:r>
    </w:p>
    <w:p w14:paraId="6ABC2454" w14:textId="4ECAA386" w:rsidR="00502632" w:rsidRDefault="00502632" w:rsidP="00502632">
      <w:pPr>
        <w:pStyle w:val="Cmsor3"/>
      </w:pPr>
      <w:bookmarkStart w:id="29" w:name="_Toc206593398"/>
      <w:r>
        <w:t>Tartalmi összefoglaló</w:t>
      </w:r>
      <w:bookmarkEnd w:id="29"/>
    </w:p>
    <w:p w14:paraId="19A0B32E" w14:textId="0524AEB1" w:rsidR="00502632" w:rsidRDefault="00502632" w:rsidP="00502632">
      <w:r>
        <w:t>A dolgozat következő eleme egy legfeljebb 1 oldalas magyar nyelvű „Összefoglaló”, illetve az ennek angol fordítását tartalmazó „Abstract”.</w:t>
      </w:r>
    </w:p>
    <w:p w14:paraId="4EF032EE" w14:textId="44E6EE11" w:rsidR="00502632" w:rsidRDefault="00502632" w:rsidP="00502632">
      <w:r>
        <w:t xml:space="preserve">A tartalmi összefoglaló készítésének szigorú műfaji szabályai vannak. Bár sokban hasonlít a könyvek hátoldalán látható ajánlókhoz, valójában sokkal több, mint kedvcsináló. Ez alapján az olvasónak el kell tudnia majd dönteni, hogy </w:t>
      </w:r>
      <w:bookmarkStart w:id="30" w:name="_GoBack"/>
      <w:bookmarkEnd w:id="30"/>
      <w:r>
        <w:t>érdemes-e elolvasnia a dolgozatot, tartalmaz-e számára értékes információkat. Ennek megfelelően nem csak a kedvcsinálás a cél, hanem az is, hogy az eredmények és a kontextus is bemutatásra kerüljön. A tökéletesen összeszedett ajánlásokat</w:t>
      </w:r>
      <w:sdt>
        <w:sdtPr>
          <w:id w:val="1548875691"/>
          <w:citation/>
        </w:sdtPr>
        <w:sdtEndPr/>
        <w:sdtContent>
          <w:r>
            <w:fldChar w:fldCharType="begin"/>
          </w:r>
          <w:r>
            <w:instrText xml:space="preserve"> CITATION Phi97 \l 1038 </w:instrText>
          </w:r>
          <w:r>
            <w:fldChar w:fldCharType="separate"/>
          </w:r>
          <w:r w:rsidR="005B153C">
            <w:rPr>
              <w:noProof/>
            </w:rPr>
            <w:t xml:space="preserve"> [1]</w:t>
          </w:r>
          <w:r>
            <w:fldChar w:fldCharType="end"/>
          </w:r>
        </w:sdtContent>
      </w:sdt>
      <w:r>
        <w:t xml:space="preserve"> </w:t>
      </w:r>
      <w:r w:rsidR="00526A1B">
        <w:t>foglalja össze</w:t>
      </w:r>
      <w:r>
        <w:t>. Referenciaként használhatod ennek az útmutatónak az absztraktját is.</w:t>
      </w:r>
    </w:p>
    <w:p w14:paraId="6B4E7E29" w14:textId="34C71FDF" w:rsidR="00526A1B" w:rsidRDefault="009B2EED" w:rsidP="00502632">
      <w:r>
        <w:t>Tipp</w:t>
      </w:r>
      <w:r w:rsidR="00526A1B">
        <w:t>: a tartalmi összefoglalót célszerű a dolgozat végén megírni, hiszen ekkorra áll össze az összes információ, ami szükséges hozzá.</w:t>
      </w:r>
    </w:p>
    <w:p w14:paraId="5965B087" w14:textId="131E5B59" w:rsidR="008F68CC" w:rsidRPr="008F68CC" w:rsidRDefault="008F68CC" w:rsidP="008F68CC">
      <w:r w:rsidRPr="008F68CC">
        <w:t>Figyelem! Külföldi hallgatók esetében a magyar nyelvű összefoglaló elhagyható, ugyanakkor saját anyanyelveden NE írj összefoglalót a dolgozathoz</w:t>
      </w:r>
      <w:r w:rsidR="002673E9">
        <w:t>.</w:t>
      </w:r>
    </w:p>
    <w:p w14:paraId="50F4DC7C" w14:textId="5CBB71E3" w:rsidR="00526A1B" w:rsidRDefault="00526A1B" w:rsidP="00526A1B">
      <w:pPr>
        <w:pStyle w:val="Cmsor3"/>
      </w:pPr>
      <w:bookmarkStart w:id="31" w:name="_Toc206593399"/>
      <w:r>
        <w:t>Bevezetés</w:t>
      </w:r>
      <w:bookmarkEnd w:id="31"/>
    </w:p>
    <w:p w14:paraId="525A895C" w14:textId="7A667323" w:rsidR="00526A1B" w:rsidRDefault="00526A1B" w:rsidP="00502632">
      <w:r>
        <w:t xml:space="preserve">Itt kezdődik a dolgozat érdemi része. A bevezetés hossza szakdolgozatban </w:t>
      </w:r>
      <w:r w:rsidR="002673E9">
        <w:t>2</w:t>
      </w:r>
      <w:r>
        <w:t>-5, diplomatervben 3-7 oldal. Célja a</w:t>
      </w:r>
      <w:r w:rsidRPr="00526A1B">
        <w:t xml:space="preserve"> feladat értelmezése, a</w:t>
      </w:r>
      <w:r>
        <w:t xml:space="preserve"> motiváció leírása, a kontextus megteremtése. Ami a stílust illet</w:t>
      </w:r>
      <w:r w:rsidR="002673E9">
        <w:t>i</w:t>
      </w:r>
      <w:r>
        <w:t xml:space="preserve">, képzeld azt, hogy egy </w:t>
      </w:r>
      <w:r w:rsidR="004713CD">
        <w:t>nem szakmabelinek</w:t>
      </w:r>
      <w:r>
        <w:t xml:space="preserve"> próbálod elmagyarázni, mit csináltál és miért. Indíts messziről, pl. beszélj a széles értelemben vett területed (web, mobil stb.) fontosságáról, majd fokozatosan közelíts rá arra a szűkebb problémára</w:t>
      </w:r>
      <w:r w:rsidR="004713CD">
        <w:t>,</w:t>
      </w:r>
      <w:r>
        <w:t xml:space="preserve"> amit látsz, s amit megpróbálsz megoldani a dolgozatodban. </w:t>
      </w:r>
    </w:p>
    <w:p w14:paraId="7CCDAC36" w14:textId="475BFAFA" w:rsidR="00203E00" w:rsidRDefault="00203E00" w:rsidP="00502632">
      <w:r>
        <w:lastRenderedPageBreak/>
        <w:t>Tipikus hiba szokott lenni, hogy motivációként azt írod le, hogy „a konzulensemtől ezt a feladatot kaptam”. Próbáld inkább egy tágabb perspektívából nézni a dolgot és ragadd meg, mitől teszi a te megoldásod/munkád jobbá a világot és erre fókuszálj a bevezetésben.</w:t>
      </w:r>
    </w:p>
    <w:p w14:paraId="5B3E672D" w14:textId="6237D278" w:rsidR="006034C7" w:rsidRDefault="006034C7" w:rsidP="00502632">
      <w:r>
        <w:t xml:space="preserve">Kitérhetsz a kapcsolódó technológiák megemlítésére is, de vigyázz, ne ess a </w:t>
      </w:r>
      <w:r>
        <w:fldChar w:fldCharType="begin"/>
      </w:r>
      <w:r>
        <w:instrText xml:space="preserve"> REF _Ref433103059 \r \h </w:instrText>
      </w:r>
      <w:r>
        <w:fldChar w:fldCharType="separate"/>
      </w:r>
      <w:r w:rsidR="005B153C">
        <w:t>2.2.4</w:t>
      </w:r>
      <w:r>
        <w:fldChar w:fldCharType="end"/>
      </w:r>
      <w:r>
        <w:t xml:space="preserve"> fejezetben bemutatott csapdákba.</w:t>
      </w:r>
    </w:p>
    <w:p w14:paraId="7FC5100C" w14:textId="76DD353F" w:rsidR="000B51F4" w:rsidRDefault="000B51F4" w:rsidP="00502632">
      <w:r>
        <w:t xml:space="preserve">Amennyiben feladatodat egy csapat részeként </w:t>
      </w:r>
      <w:r w:rsidR="00A65968">
        <w:t>végezted, itt érdemes ezt megemlíteni, illetve elkülöníteni saját munkádat a csapat eredményeitől.</w:t>
      </w:r>
    </w:p>
    <w:p w14:paraId="2422F1A1" w14:textId="6D612FA5" w:rsidR="00502632" w:rsidRDefault="00526A1B" w:rsidP="00502632">
      <w:r>
        <w:t>A bevezetés praktikus zárása egy olyan alfejezet, ami a dolgozat további szerkezetét ismerteti.</w:t>
      </w:r>
    </w:p>
    <w:p w14:paraId="446DAF19" w14:textId="2BD3D183" w:rsidR="006034C7" w:rsidRDefault="006034C7" w:rsidP="006034C7">
      <w:pPr>
        <w:pStyle w:val="Cmsor3"/>
      </w:pPr>
      <w:bookmarkStart w:id="32" w:name="_Toc206593400"/>
      <w:r>
        <w:t>Irodalomkutatás, technológiák, hasonló alkotások bemutatása</w:t>
      </w:r>
      <w:bookmarkEnd w:id="32"/>
    </w:p>
    <w:p w14:paraId="781957CB" w14:textId="6B62CEB0" w:rsidR="006034C7" w:rsidRPr="00C84D92" w:rsidRDefault="007B5CF7" w:rsidP="00C84D92">
      <w:r>
        <w:t xml:space="preserve">A fejezet terjedelme szakdolgozat esetében kb. </w:t>
      </w:r>
      <w:r w:rsidR="00993864">
        <w:t>2</w:t>
      </w:r>
      <w:r>
        <w:t>-</w:t>
      </w:r>
      <w:r w:rsidR="00993864">
        <w:t>5</w:t>
      </w:r>
      <w:r>
        <w:t xml:space="preserve">, diplomaterv esetében </w:t>
      </w:r>
      <w:r w:rsidR="00993864">
        <w:t>5</w:t>
      </w:r>
      <w:r>
        <w:t>-1</w:t>
      </w:r>
      <w:r w:rsidR="00993864">
        <w:t>0</w:t>
      </w:r>
      <w:r>
        <w:t xml:space="preserve"> oldal. </w:t>
      </w:r>
      <w:r w:rsidR="006034C7">
        <w:t xml:space="preserve">Ennek a </w:t>
      </w:r>
      <w:r>
        <w:t>fejezetnek a lénye</w:t>
      </w:r>
      <w:r w:rsidR="00993864">
        <w:t>ge</w:t>
      </w:r>
      <w:r>
        <w:t>, hogy bemutassa azt az alapot, amire a munkádat építetted. Ha tudományosabb munkát végzel, itt bemutathatod a szakirodalmat, mások munkáját, eredményeit, amikhez képest a sajátodat majd később meg tudod határozni. Egy tipikus szoftverfejlesztés esetében pedig itt van lehetőséged arra, hogy röviden bemutasd azokat a technológiákat, amikre a munkád során építettél. Fontos, hogy mindig, a témád szempontjából releváns részekről írj, ha például egy webshopot készítesz .NET-ben, teljesen felesleges a reflexióról írnod, annál fontosabbak lehet viszont megemlíteni pl. a jQuery technológiát.</w:t>
      </w:r>
      <w:r w:rsidR="00C84D92" w:rsidRPr="00C84D92">
        <w:t xml:space="preserve"> </w:t>
      </w:r>
      <w:r w:rsidR="00C84D92">
        <w:t>E</w:t>
      </w:r>
      <w:r w:rsidR="00C84D92" w:rsidRPr="00C84D92">
        <w:t>z a fejezet azoknak szól, akik szakmabeliek, de nem konkrétan ezzel a területtel foglalkoznak. Itt található meg számukra az az alap, ami a folytatást majd érthetővé teszi.</w:t>
      </w:r>
    </w:p>
    <w:p w14:paraId="405B2EAF" w14:textId="6291619E" w:rsidR="007B5CF7" w:rsidRDefault="007B5CF7" w:rsidP="006034C7">
      <w:r>
        <w:t>Amennyiben úgy döntesz, hogy egy klasszikus feladatot (pl. egy interaktív útikönyv alkalmazás készítése) valósítasz meg, feltétlenül érdemes kitérned arra, miként álltak ehhez hozzá mások, s bemutatni 2-3 a területen népszerű alkalmazást, kiemelve azokat az ötleteket, amiket esetleg átvettél belőlük.</w:t>
      </w:r>
    </w:p>
    <w:p w14:paraId="7E5AD791" w14:textId="24728D2F" w:rsidR="007B5CF7" w:rsidRDefault="007B5CF7" w:rsidP="007B5CF7">
      <w:pPr>
        <w:pStyle w:val="Cmsor3"/>
      </w:pPr>
      <w:bookmarkStart w:id="33" w:name="_Toc206593401"/>
      <w:r w:rsidRPr="007B5CF7">
        <w:t>A feladatkiírás pontosítása és részletes elemzése</w:t>
      </w:r>
      <w:bookmarkEnd w:id="33"/>
    </w:p>
    <w:p w14:paraId="599EFC92" w14:textId="0B7EEEFB" w:rsidR="007B5CF7" w:rsidRDefault="007B5CF7" w:rsidP="007B5CF7">
      <w:r>
        <w:t>Tipikus fejezetcím lehet az „Architektúra”, vagy „Tervezés”, a terjedelme 3-5 oldal szakdolgozat és diplomaterv esetén is. A feladat itt már egyáltalán nem mesélgetés, hanem egy objektív elemzés</w:t>
      </w:r>
      <w:r w:rsidR="00993628">
        <w:t xml:space="preserve"> </w:t>
      </w:r>
      <w:r>
        <w:t xml:space="preserve">bemutatása arról, hogy mi is a konkrét feladat, amit meg kell valósítani, milyen funkcionális és nem funkcionális követelmények vannak, hogy néz ki </w:t>
      </w:r>
      <w:r>
        <w:lastRenderedPageBreak/>
        <w:t xml:space="preserve">a rendszer architektúrája amit </w:t>
      </w:r>
      <w:r w:rsidR="00E03AC2">
        <w:t xml:space="preserve">terveztél, milyen használati esetek (nem use-case-ek, lásd. </w:t>
      </w:r>
      <w:r w:rsidR="00E03AC2">
        <w:fldChar w:fldCharType="begin"/>
      </w:r>
      <w:r w:rsidR="00E03AC2">
        <w:instrText xml:space="preserve"> REF _Ref433104042 \r \h </w:instrText>
      </w:r>
      <w:r w:rsidR="00E03AC2">
        <w:fldChar w:fldCharType="separate"/>
      </w:r>
      <w:r w:rsidR="005B153C">
        <w:t>3.6.3</w:t>
      </w:r>
      <w:r w:rsidR="00E03AC2">
        <w:fldChar w:fldCharType="end"/>
      </w:r>
      <w:r w:rsidR="00E03AC2">
        <w:t>) vannak, s esetleg itt kaphat helyet az adatbázis séma tervezete is. Ez a fejezet viszonylag közel van a „nagykönyv” szerinti követelményspecifikációhoz.</w:t>
      </w:r>
    </w:p>
    <w:p w14:paraId="7AE8A3B0" w14:textId="15E82192" w:rsidR="00466AA4" w:rsidRDefault="00466AA4" w:rsidP="007B5CF7">
      <w:r w:rsidRPr="00466AA4">
        <w:t xml:space="preserve">Ha esetleg valamilyen speciális módszertant </w:t>
      </w:r>
      <w:r>
        <w:t>követtél/követtetek</w:t>
      </w:r>
      <w:r w:rsidRPr="00466AA4">
        <w:t xml:space="preserve"> a fejlesztés során (csapatban agile, TDD, vagy valami hasonló), azt is érdemes itt megemlíteni. Ha </w:t>
      </w:r>
      <w:r>
        <w:t xml:space="preserve">a szokásostól eltér, akkor érdemes lehet megemlíteni 1-2 mondatban a fejlesztőkörnyezetet és a verziókezelést is, sokkal többet viszont nem érdemes rászánni. </w:t>
      </w:r>
    </w:p>
    <w:p w14:paraId="7ED8EB2E" w14:textId="45BC6332" w:rsidR="00E03AC2" w:rsidRDefault="00E03AC2" w:rsidP="00E03AC2">
      <w:pPr>
        <w:pStyle w:val="Cmsor3"/>
      </w:pPr>
      <w:bookmarkStart w:id="34" w:name="_Toc206593402"/>
      <w:r>
        <w:t>Önálló munka bemutatása</w:t>
      </w:r>
      <w:bookmarkEnd w:id="34"/>
    </w:p>
    <w:p w14:paraId="67363C1E" w14:textId="537BA3D5" w:rsidR="00E03AC2" w:rsidRDefault="00E03AC2" w:rsidP="00E03AC2">
      <w:r>
        <w:t>Ez a blokk egy, vagy több nagyobb fejezetet tartalmaz, mely bemutatja az elkészült megoldás műszaki felépítését, kiemelve az érdekesebb/bonyolultabb megoldásokat és a nem egyértelmű technológiai döntések indoklásait. Terjedelme szakdolgozatban kb. 30</w:t>
      </w:r>
      <w:r w:rsidR="008B204B">
        <w:t>-40</w:t>
      </w:r>
      <w:r>
        <w:t>, diplomatervben kb. 40</w:t>
      </w:r>
      <w:r w:rsidR="008B204B">
        <w:t>-50</w:t>
      </w:r>
      <w:r>
        <w:t xml:space="preserve"> oldal.</w:t>
      </w:r>
    </w:p>
    <w:p w14:paraId="4FEC67FA" w14:textId="022EF40E" w:rsidR="00E03AC2" w:rsidRDefault="00E03AC2" w:rsidP="00E03AC2">
      <w:r>
        <w:t>Nagyon fontos, hogy szemben az előző blokkal itt nem cél, hogy egy száraz dokumentációt készítsél. Tipikus hiba tud lenni, hogy minden apró részletet és függvényt be akarsz mutatni a programodból. Ennek az eredménye általában csak számos hosszú száraz felsorolás, amit minden jóérzésű bíráló már a második elem után átugrik….</w:t>
      </w:r>
    </w:p>
    <w:p w14:paraId="5427492C" w14:textId="4948FF97" w:rsidR="00E03AC2" w:rsidRDefault="002D6BCD" w:rsidP="00E03AC2">
      <w:r>
        <w:t>Képzeld el, hogy egy barátodnak kell bemutatnod, a szoftvert</w:t>
      </w:r>
      <w:r w:rsidR="008B204B">
        <w:t>,</w:t>
      </w:r>
      <w:r>
        <w:t xml:space="preserve"> amit készítettél. Tervezz meg egy gondolati szálat, ami mentén be akarod mutatni neki. Például kezdheted az adatbázistól, melyen keresztül bemutatod az adatmodellt, majd az erre épülő üzleti logikai réteget, végül pedig a felhasználói felületet. De haladhatsz vízszintesen is, modulról, modulra a rendszer bemutatása során. A lényeg, hogy </w:t>
      </w:r>
      <w:r w:rsidRPr="00A65968">
        <w:rPr>
          <w:b/>
          <w:i/>
          <w:u w:val="single"/>
        </w:rPr>
        <w:t>legyen valamilyen rendező elv</w:t>
      </w:r>
      <w:r>
        <w:t xml:space="preserve">, s ezen belül </w:t>
      </w:r>
      <w:r w:rsidRPr="00A65968">
        <w:rPr>
          <w:i/>
        </w:rPr>
        <w:t>se</w:t>
      </w:r>
      <w:r>
        <w:t xml:space="preserve"> </w:t>
      </w:r>
      <w:r w:rsidRPr="00A65968">
        <w:rPr>
          <w:i/>
        </w:rPr>
        <w:t>mindent</w:t>
      </w:r>
      <w:r>
        <w:t xml:space="preserve"> próbálj bemutatni, hanem koncentrálj az érdekesebb, nem triviálisabb megoldásokra.</w:t>
      </w:r>
    </w:p>
    <w:p w14:paraId="54554C32" w14:textId="5B283570" w:rsidR="002D6BCD" w:rsidRDefault="002D6BCD" w:rsidP="00E03AC2">
      <w:r>
        <w:t>Rossz példa:</w:t>
      </w:r>
    </w:p>
    <w:p w14:paraId="6758F7D3" w14:textId="34CAD256" w:rsidR="002D6BCD" w:rsidRPr="002D6BCD" w:rsidRDefault="002D6BCD" w:rsidP="00E03AC2">
      <w:pPr>
        <w:rPr>
          <w:i/>
        </w:rPr>
      </w:pPr>
      <w:r w:rsidRPr="002D6BCD">
        <w:rPr>
          <w:i/>
        </w:rPr>
        <w:t>A WordProcessor osztály a következő funkciókat valósítja meg:</w:t>
      </w:r>
    </w:p>
    <w:p w14:paraId="2A91C1F6" w14:textId="5E1B28E5" w:rsidR="002D6BCD" w:rsidRPr="002D6BCD" w:rsidRDefault="002D6BCD" w:rsidP="002D6BCD">
      <w:pPr>
        <w:pStyle w:val="Listaszerbekezds"/>
        <w:numPr>
          <w:ilvl w:val="0"/>
          <w:numId w:val="27"/>
        </w:numPr>
        <w:rPr>
          <w:i/>
        </w:rPr>
      </w:pPr>
      <w:r w:rsidRPr="002D6BCD">
        <w:rPr>
          <w:b/>
          <w:i/>
        </w:rPr>
        <w:t>AddWord</w:t>
      </w:r>
      <w:r w:rsidRPr="002D6BCD">
        <w:rPr>
          <w:i/>
        </w:rPr>
        <w:t>: felvesz egy új szót</w:t>
      </w:r>
    </w:p>
    <w:p w14:paraId="095A0915" w14:textId="4319AF54" w:rsidR="002D6BCD" w:rsidRPr="002D6BCD" w:rsidRDefault="002D6BCD" w:rsidP="002D6BCD">
      <w:pPr>
        <w:pStyle w:val="Listaszerbekezds"/>
        <w:numPr>
          <w:ilvl w:val="0"/>
          <w:numId w:val="27"/>
        </w:numPr>
        <w:rPr>
          <w:i/>
        </w:rPr>
      </w:pPr>
      <w:r w:rsidRPr="002D6BCD">
        <w:rPr>
          <w:b/>
          <w:i/>
        </w:rPr>
        <w:t>RemoveWord</w:t>
      </w:r>
      <w:r w:rsidRPr="002D6BCD">
        <w:rPr>
          <w:i/>
        </w:rPr>
        <w:t>: törli a megadott szót</w:t>
      </w:r>
    </w:p>
    <w:p w14:paraId="52FCB0DB" w14:textId="71724A87" w:rsidR="002D6BCD" w:rsidRPr="002D6BCD" w:rsidRDefault="002D6BCD" w:rsidP="002D6BCD">
      <w:pPr>
        <w:pStyle w:val="Listaszerbekezds"/>
        <w:numPr>
          <w:ilvl w:val="0"/>
          <w:numId w:val="27"/>
        </w:numPr>
        <w:rPr>
          <w:i/>
        </w:rPr>
      </w:pPr>
      <w:r w:rsidRPr="002D6BCD">
        <w:rPr>
          <w:b/>
          <w:i/>
        </w:rPr>
        <w:t>ChangeWord</w:t>
      </w:r>
      <w:r w:rsidRPr="002D6BCD">
        <w:rPr>
          <w:i/>
        </w:rPr>
        <w:t>: megváltoztatja a kijelölt szót</w:t>
      </w:r>
    </w:p>
    <w:p w14:paraId="70EDE4E0" w14:textId="48A1FF46" w:rsidR="002D6BCD" w:rsidRPr="002D6BCD" w:rsidRDefault="002D6BCD" w:rsidP="002D6BCD">
      <w:pPr>
        <w:pStyle w:val="Listaszerbekezds"/>
        <w:numPr>
          <w:ilvl w:val="0"/>
          <w:numId w:val="27"/>
        </w:numPr>
        <w:rPr>
          <w:i/>
        </w:rPr>
      </w:pPr>
      <w:r w:rsidRPr="002D6BCD">
        <w:rPr>
          <w:b/>
          <w:i/>
        </w:rPr>
        <w:t>CreateDocument</w:t>
      </w:r>
      <w:r w:rsidRPr="002D6BCD">
        <w:rPr>
          <w:i/>
        </w:rPr>
        <w:t>: létrehoz egy új dokumentumot.</w:t>
      </w:r>
    </w:p>
    <w:p w14:paraId="3F5C736F" w14:textId="3B0F6AF6" w:rsidR="002D6BCD" w:rsidRDefault="002D6BCD" w:rsidP="002D6BCD">
      <w:r>
        <w:t>Ugyanez helyesen:</w:t>
      </w:r>
    </w:p>
    <w:p w14:paraId="31162ED5" w14:textId="793667B1" w:rsidR="002D6BCD" w:rsidRPr="002D6BCD" w:rsidRDefault="002D6BCD" w:rsidP="002D6BCD">
      <w:pPr>
        <w:rPr>
          <w:i/>
        </w:rPr>
      </w:pPr>
      <w:r w:rsidRPr="002D6BCD">
        <w:rPr>
          <w:i/>
        </w:rPr>
        <w:lastRenderedPageBreak/>
        <w:t xml:space="preserve">Megoldásomban a szavak kezelését a </w:t>
      </w:r>
      <w:r w:rsidRPr="002D6BCD">
        <w:rPr>
          <w:rFonts w:asciiTheme="minorHAnsi" w:hAnsiTheme="minorHAnsi"/>
        </w:rPr>
        <w:t>WordProcessor</w:t>
      </w:r>
      <w:r w:rsidRPr="002D6BCD">
        <w:rPr>
          <w:i/>
        </w:rPr>
        <w:t xml:space="preserve"> osztály végzi. Első használatkor a </w:t>
      </w:r>
      <w:r w:rsidRPr="002D6BCD">
        <w:rPr>
          <w:rFonts w:asciiTheme="minorHAnsi" w:hAnsiTheme="minorHAnsi"/>
        </w:rPr>
        <w:t>CreateDocument</w:t>
      </w:r>
      <w:r w:rsidRPr="002D6BCD">
        <w:rPr>
          <w:i/>
        </w:rPr>
        <w:t xml:space="preserve"> függvényével tudunk egy új dokumentumot létrehozni, majd különböző függvényekkel manipulálni annak tartalmát.</w:t>
      </w:r>
    </w:p>
    <w:p w14:paraId="24DC8EFB" w14:textId="2E01B1AB" w:rsidR="002D6BCD" w:rsidRDefault="002D6BCD" w:rsidP="002D6BCD">
      <w:r>
        <w:t xml:space="preserve">A fenti példából az is látszik, hogy a programozási elemek (osztálynevek, függvények) elkülönítését hogyan segítheti egy megkülönböztető betűtípus/formázás (következetes!) használata. </w:t>
      </w:r>
    </w:p>
    <w:p w14:paraId="1209AB51" w14:textId="0A6499D6" w:rsidR="002D6BCD" w:rsidRDefault="00D82885" w:rsidP="00D82885">
      <w:pPr>
        <w:pStyle w:val="Cmsor3"/>
      </w:pPr>
      <w:bookmarkStart w:id="35" w:name="_Toc206593403"/>
      <w:r>
        <w:t>Önálló munka értékelése, mérések</w:t>
      </w:r>
      <w:r w:rsidR="00466AA4">
        <w:t>, tesztelés</w:t>
      </w:r>
      <w:r>
        <w:t>, eredmények bemutatása</w:t>
      </w:r>
      <w:bookmarkEnd w:id="35"/>
    </w:p>
    <w:p w14:paraId="5DEA8C12" w14:textId="3C3E9AB5" w:rsidR="00D82885" w:rsidRDefault="00D82885" w:rsidP="00D82885">
      <w:r>
        <w:t xml:space="preserve">E fejezet szakdolgozatban </w:t>
      </w:r>
      <w:r w:rsidR="00206F72">
        <w:t>3</w:t>
      </w:r>
      <w:r>
        <w:t>-5, diplomamunkában 6-7 oldal lehet. Célja, hogy összegezve bemutassa az eredményeidet. Például</w:t>
      </w:r>
      <w:r w:rsidR="00206F72">
        <w:t>,</w:t>
      </w:r>
      <w:r>
        <w:t xml:space="preserve"> ha valamilyen algoritmust fejlesztettél, itt mutathatod be mérésekkel, diagramokkal, hogy milyen teljesítményt produkál a különböző megvalósításaihoz, vagy éppen mások implementációihoz képest. Ha egy weboldalt, vagy mobil alkalmazást készítettél, és készültek hozzá automatizált felülettesztek, vagy egység-tesztek</w:t>
      </w:r>
      <w:r w:rsidR="00466AA4">
        <w:t>, esetleg végeztetek felhasználói tesztelést</w:t>
      </w:r>
      <w:r>
        <w:t>, akkor azokat itt bemutathatod. Itt írhatsz a szoftver utóéletéről, pl. kikerült-e a Store-ba, elkezdték-e élesben használni, mik vele a tapasztalatok? Előfordulhat az is, hogy nincs külön mondanivalód ezekről, vagy ezeket logikusabb elmondani az előző fejezetben. Ilyen esetekben ez és az előző fejezet összevonható és összemosható egymással.</w:t>
      </w:r>
    </w:p>
    <w:p w14:paraId="342C9199" w14:textId="2CDA65F6" w:rsidR="00D82885" w:rsidRDefault="00D82885" w:rsidP="00D82885">
      <w:pPr>
        <w:pStyle w:val="Cmsor3"/>
      </w:pPr>
      <w:bookmarkStart w:id="36" w:name="_Toc206593404"/>
      <w:r>
        <w:t>Összefoglaló</w:t>
      </w:r>
      <w:bookmarkEnd w:id="36"/>
    </w:p>
    <w:p w14:paraId="51865DDE" w14:textId="53844970" w:rsidR="00D82885" w:rsidRDefault="003B77D0" w:rsidP="00D82885">
      <w:r>
        <w:t>Dolgozattípustól függetlenül 1 oldalban foglald össze az eredményeidet. E/1-ben és múlt időben. Megterveztem, megvalósítottam, eldöntöttem, leteszteltem… stb.</w:t>
      </w:r>
    </w:p>
    <w:p w14:paraId="2CB9130A" w14:textId="575F06B8" w:rsidR="003B77D0" w:rsidRDefault="003B77D0" w:rsidP="00D82885">
      <w:r>
        <w:t>Itt kaphatnak helyet további max 1 oldalban a továbbfejlesztési lehetőségek. Milyen hiányosságait látod a rendszernek, illetve milyen lehetőségeket látsz a továbbfejlesztésére?</w:t>
      </w:r>
    </w:p>
    <w:p w14:paraId="0F67AB29" w14:textId="174F63C3" w:rsidR="003B77D0" w:rsidRDefault="003B77D0" w:rsidP="00D82885">
      <w:r>
        <w:t xml:space="preserve">A dolgozat zárásánál sokan zavarba jönnek, miről lehetne írni. Praktikus tanács itt, hogy foglald össze a személyes tapasztalataidat (amik itt végre bátran lehetnek akár szubjektívak is </w:t>
      </w:r>
      <w:r>
        <w:sym w:font="Wingdings" w:char="F04A"/>
      </w:r>
      <w:r>
        <w:t>). Mit tanultál ebből a projektből? Mi a véleményed a technológiákról, amiket alkalmaztál? Beleszerettél az Android fejlesztésbe, vagy egy életre megutáltad? Ilyen és hasonló gondolatok kellemes oldott hangulatú végszót tudnak adni a dolgozatodnak.</w:t>
      </w:r>
    </w:p>
    <w:p w14:paraId="5BB2E470" w14:textId="78F28A28" w:rsidR="003B77D0" w:rsidRDefault="003B77D0" w:rsidP="003B77D0">
      <w:pPr>
        <w:pStyle w:val="Cmsor3"/>
      </w:pPr>
      <w:bookmarkStart w:id="37" w:name="_Toc206593405"/>
      <w:r>
        <w:lastRenderedPageBreak/>
        <w:t>Köszönetnyilvánítások</w:t>
      </w:r>
      <w:bookmarkEnd w:id="37"/>
    </w:p>
    <w:p w14:paraId="0BAB08D6" w14:textId="125C4D8F" w:rsidR="003B77D0" w:rsidRDefault="00206F72" w:rsidP="003B77D0">
      <w:r>
        <w:t>A</w:t>
      </w:r>
      <w:r w:rsidR="003B77D0">
        <w:t xml:space="preserve"> legtöbb esetben felesleges blokk, pusztán a konzulensednek megköszönni a segítségét nem szükséges. Neki az a dolga, hogy segítsen. Akkor érdemes ezzel foglalkozni, ha például valamilyen harmadik fél (külső cég, külső konzulens, családod stb.) is említésre méltóan segítette a munkádat és úgy érzed, fontos lenne ebben a formában is kinyilvánítani a háládat. </w:t>
      </w:r>
      <w:r w:rsidR="00466AA4">
        <w:t>Tehát a „Köszönöm a családomnak, és a kiskutyámnak, hogy végig mögöttem álltak”, helyett a „Köszönöm XY-nak a JavaScript-ek hibakeresésében nyújtott segítségét és ZX-nek az alkalmazás megjelenéséhez adott értékes tanácsait” típusú köszönetnyilvánításoknak van értelme.</w:t>
      </w:r>
    </w:p>
    <w:p w14:paraId="108A4311" w14:textId="233B8E30" w:rsidR="003B77D0" w:rsidRDefault="003B77D0" w:rsidP="003B77D0">
      <w:pPr>
        <w:pStyle w:val="Cmsor3"/>
      </w:pPr>
      <w:bookmarkStart w:id="38" w:name="_Toc206593406"/>
      <w:r>
        <w:t>Részletes és pontos irodalomjegyzék</w:t>
      </w:r>
      <w:bookmarkEnd w:id="38"/>
    </w:p>
    <w:p w14:paraId="3ECA84F4" w14:textId="448EFD57" w:rsidR="003B77D0" w:rsidRDefault="003B77D0" w:rsidP="003B77D0">
      <w:r>
        <w:t xml:space="preserve">Ezt a Word generálja neked. Részletek a </w:t>
      </w:r>
      <w:r>
        <w:fldChar w:fldCharType="begin"/>
      </w:r>
      <w:r>
        <w:instrText xml:space="preserve"> REF _Ref433106519 \r \h </w:instrText>
      </w:r>
      <w:r>
        <w:fldChar w:fldCharType="separate"/>
      </w:r>
      <w:r w:rsidR="005B153C">
        <w:t>3.9</w:t>
      </w:r>
      <w:r>
        <w:fldChar w:fldCharType="end"/>
      </w:r>
      <w:r>
        <w:t>. fejezetben.</w:t>
      </w:r>
    </w:p>
    <w:p w14:paraId="5FCD9B4E" w14:textId="435122C0" w:rsidR="00843159" w:rsidRDefault="00843159" w:rsidP="003B77D0">
      <w:pPr>
        <w:pStyle w:val="Cmsor3"/>
      </w:pPr>
      <w:bookmarkStart w:id="39" w:name="_Toc206593407"/>
      <w:r>
        <w:t>Ábrajegyzék, táblázatjegyzék</w:t>
      </w:r>
      <w:bookmarkEnd w:id="39"/>
    </w:p>
    <w:p w14:paraId="6DCBED07" w14:textId="1EFEF073" w:rsidR="00843159" w:rsidRPr="00843159" w:rsidRDefault="009F5C1D" w:rsidP="00843159">
      <w:r>
        <w:t>Az esetek többségében felesleges.</w:t>
      </w:r>
    </w:p>
    <w:p w14:paraId="05A69570" w14:textId="62BFA661" w:rsidR="003B77D0" w:rsidRDefault="003B77D0" w:rsidP="003B77D0">
      <w:pPr>
        <w:pStyle w:val="Cmsor3"/>
      </w:pPr>
      <w:bookmarkStart w:id="40" w:name="_Toc206593408"/>
      <w:r>
        <w:t>Függelék</w:t>
      </w:r>
      <w:bookmarkEnd w:id="40"/>
    </w:p>
    <w:p w14:paraId="6D5EB605" w14:textId="36BE2C87" w:rsidR="003B77D0" w:rsidRPr="003B77D0" w:rsidRDefault="003B77D0" w:rsidP="003B77D0">
      <w:r>
        <w:t xml:space="preserve">A függelékek </w:t>
      </w:r>
      <w:r w:rsidR="00843159">
        <w:t>a törzstartalmon kívüli kiegészítések a dolgozathoz. Ide kerülhetnek a nagyobb ábrák, hosszabb példakódok, vagy részletes algoritmus bemutatások, amelyek csak lazábban kapcsolódnak a témához, ezért a dolgozatod törzsében nem mutattad be részletesen. A függelék nem kötelező tartalmi elem, sok esetben teljesen elhagyható.</w:t>
      </w:r>
    </w:p>
    <w:p w14:paraId="52E7E429" w14:textId="2528EC23" w:rsidR="00203E00" w:rsidRDefault="00203E00" w:rsidP="00203E00">
      <w:pPr>
        <w:pStyle w:val="Cmsor2"/>
      </w:pPr>
      <w:bookmarkStart w:id="41" w:name="_Toc206593409"/>
      <w:r>
        <w:t>Egyéb tartalmi elemek</w:t>
      </w:r>
      <w:bookmarkEnd w:id="41"/>
    </w:p>
    <w:p w14:paraId="52E2ED83" w14:textId="57AC1E34" w:rsidR="006034C7" w:rsidRDefault="006034C7" w:rsidP="00203E00">
      <w:pPr>
        <w:pStyle w:val="Cmsor3"/>
      </w:pPr>
      <w:bookmarkStart w:id="42" w:name="_Toc206593410"/>
      <w:r>
        <w:t>Stílus</w:t>
      </w:r>
      <w:bookmarkEnd w:id="42"/>
    </w:p>
    <w:p w14:paraId="28B9F64C" w14:textId="0940C690" w:rsidR="00E03AC2" w:rsidRPr="00E03AC2" w:rsidRDefault="00E03AC2" w:rsidP="00E03AC2">
      <w:r>
        <w:t>A szakdolgozat/diplomaterv műfaját tekintve félúton van egy szoftverspecifikáció és egy irodalmi esszé között. Fontos, hogy a leírtak (a nyilvánvalóan szubjektív részeket leszámítva) általában objektív elemzés eredményei legyenek, mérnöki szemléletmódot tükrözzenek.</w:t>
      </w:r>
      <w:r w:rsidR="00153800">
        <w:t xml:space="preserve"> Ugyanakkor</w:t>
      </w:r>
      <w:r>
        <w:t xml:space="preserve"> </w:t>
      </w:r>
      <w:r w:rsidR="00153800">
        <w:t>k</w:t>
      </w:r>
      <w:r>
        <w:t>erüld a szoftverspecifikációk száraz stílusát, az értelmetlen felsorolásokat, s próbáld inkább (az objektivitás megtartása mellett) elbeszélő stílusban bemutatni a munkádat.</w:t>
      </w:r>
    </w:p>
    <w:p w14:paraId="66BEA8CF" w14:textId="43EECF80" w:rsidR="006034C7" w:rsidRDefault="006034C7" w:rsidP="006034C7">
      <w:pPr>
        <w:pStyle w:val="Cmsor3"/>
      </w:pPr>
      <w:bookmarkStart w:id="43" w:name="_Toc206593411"/>
      <w:r>
        <w:lastRenderedPageBreak/>
        <w:t>E/1</w:t>
      </w:r>
      <w:bookmarkEnd w:id="43"/>
    </w:p>
    <w:p w14:paraId="3B9B48E7" w14:textId="33E505DA" w:rsidR="006034C7" w:rsidRPr="006034C7" w:rsidRDefault="006034C7" w:rsidP="006034C7">
      <w:r>
        <w:t xml:space="preserve">A bíráló számára lényeges, hogy határozottan szét tudja választani az önálló munkádat mások munkájától. Ezért rendkívül fontos, hogy következetesen és sűrűn alkalmazd az egyes szám, első személyű mondatokat és kerüld a passzív </w:t>
      </w:r>
      <w:r w:rsidR="007B5CF7">
        <w:t xml:space="preserve">mondatok </w:t>
      </w:r>
      <w:r>
        <w:t>használatát. Ne azt írd, hogy „Ez itt az osztálydiagram”, mivel ez simán jelentheti azt is, hogy az ábrán egy osztálydiagramot látunk, amit a netről letöltöttél, hanem írd azt, hogy „A 4. ábrán bemutat</w:t>
      </w:r>
      <w:r w:rsidRPr="006034C7">
        <w:rPr>
          <w:b/>
          <w:u w:val="single"/>
        </w:rPr>
        <w:t>om</w:t>
      </w:r>
      <w:r>
        <w:t xml:space="preserve"> az osztálydiagramot, amit az alkalmazás</w:t>
      </w:r>
      <w:r w:rsidRPr="006034C7">
        <w:rPr>
          <w:b/>
          <w:u w:val="single"/>
        </w:rPr>
        <w:t>om</w:t>
      </w:r>
      <w:r>
        <w:t>hoz tervezt</w:t>
      </w:r>
      <w:r w:rsidRPr="006034C7">
        <w:rPr>
          <w:b/>
          <w:u w:val="single"/>
        </w:rPr>
        <w:t>em</w:t>
      </w:r>
      <w:r>
        <w:t>”</w:t>
      </w:r>
    </w:p>
    <w:p w14:paraId="2DF7BC21" w14:textId="13F9076C" w:rsidR="00203E00" w:rsidRDefault="00203E00" w:rsidP="00203E00">
      <w:pPr>
        <w:pStyle w:val="Cmsor3"/>
      </w:pPr>
      <w:bookmarkStart w:id="44" w:name="_Toc206593412"/>
      <w:r>
        <w:t>Rövidítések</w:t>
      </w:r>
      <w:bookmarkEnd w:id="44"/>
    </w:p>
    <w:p w14:paraId="0C25FB1A" w14:textId="77777777" w:rsidR="00203E00" w:rsidRDefault="00203E00" w:rsidP="00203E00">
      <w:r>
        <w:t xml:space="preserve">A dolgozatodban alapszabály, hogy </w:t>
      </w:r>
      <w:r w:rsidRPr="00203E00">
        <w:rPr>
          <w:b/>
        </w:rPr>
        <w:t>minden</w:t>
      </w:r>
      <w:r>
        <w:t xml:space="preserve"> rövidítést legalább az első használatkor ki kell fejteni, és vagy röviden elmagyarázni mit jelent, vagy egy referenciát beszúrni, mely a magyarázatot tartalmazza. Ezt követően a rövidítés már szabadon használható.</w:t>
      </w:r>
    </w:p>
    <w:p w14:paraId="539E6E02" w14:textId="07BCA803" w:rsidR="00203E00" w:rsidRPr="00203E00" w:rsidRDefault="00203E00" w:rsidP="00203E00">
      <w:r w:rsidRPr="00203E00">
        <w:t>Nézd meg a lenti példát! Figyeld meg azt is, hogy forrásként magát a szabványt, és nem a Wikipedia oldalt adtam meg.</w:t>
      </w:r>
    </w:p>
    <w:p w14:paraId="5F1657A1" w14:textId="4DA9E28C" w:rsidR="00203E00" w:rsidRPr="00203E00" w:rsidRDefault="00203E00" w:rsidP="00203E00">
      <w:r w:rsidRPr="00203E00">
        <w:t>Rossz: A weboldalt HTML-ben írtam le.</w:t>
      </w:r>
    </w:p>
    <w:p w14:paraId="069CEFD8" w14:textId="43A8853E" w:rsidR="00203E00" w:rsidRPr="00203E00" w:rsidRDefault="00203E00" w:rsidP="00203E00">
      <w:r w:rsidRPr="00203E00">
        <w:t xml:space="preserve">Jó: A weboldal leírására HyperText Markup Language-t (HTML) használtam </w:t>
      </w:r>
      <w:sdt>
        <w:sdtPr>
          <w:id w:val="397634055"/>
          <w:citation/>
        </w:sdtPr>
        <w:sdtEndPr/>
        <w:sdtContent>
          <w:r w:rsidRPr="00203E00">
            <w:fldChar w:fldCharType="begin"/>
          </w:r>
          <w:r w:rsidRPr="00203E00">
            <w:instrText xml:space="preserve"> CITATION W3C15 \l 1038 </w:instrText>
          </w:r>
          <w:r w:rsidRPr="00203E00">
            <w:fldChar w:fldCharType="separate"/>
          </w:r>
          <w:r w:rsidR="005B153C">
            <w:rPr>
              <w:noProof/>
            </w:rPr>
            <w:t>[2]</w:t>
          </w:r>
          <w:r w:rsidRPr="00203E00">
            <w:fldChar w:fldCharType="end"/>
          </w:r>
        </w:sdtContent>
      </w:sdt>
      <w:r w:rsidRPr="00203E00">
        <w:t>.</w:t>
      </w:r>
    </w:p>
    <w:p w14:paraId="6F9CC857" w14:textId="6CBE9A34" w:rsidR="00203E00" w:rsidRPr="00203E00" w:rsidRDefault="00203E00" w:rsidP="00203E00">
      <w:pPr>
        <w:pStyle w:val="Cmsor3"/>
      </w:pPr>
      <w:bookmarkStart w:id="45" w:name="_Ref433103059"/>
      <w:bookmarkStart w:id="46" w:name="_Toc206593413"/>
      <w:r w:rsidRPr="00203E00">
        <w:t>Technológia megválasztása</w:t>
      </w:r>
      <w:bookmarkEnd w:id="45"/>
      <w:bookmarkEnd w:id="46"/>
    </w:p>
    <w:p w14:paraId="188348C7" w14:textId="11A75396" w:rsidR="00203E00" w:rsidRDefault="00203E00" w:rsidP="00203E00">
      <w:r>
        <w:t>Számos esetben előfordul, hogy egy-egy probléma megoldására több különböző technológia áll rendelkezésedre. Amennyiben a feladatkiírásod eleve kikötötte valamelyik technológia (pl. NET, Java stb.) használatát, akkor semmilyen magyarázattal nem tartozol emiatt, használod azt, ami a feladatod volt.</w:t>
      </w:r>
    </w:p>
    <w:p w14:paraId="6D3E223E" w14:textId="69DF0BC3" w:rsidR="00203E00" w:rsidRDefault="00203E00" w:rsidP="00203E00">
      <w:r>
        <w:t>Ha egyébként a feladatkiírás nem tett a technológiai választásra utalást, akkor sincs gond, amennyiben valamely mainstream technológiára esik a választásod, valószínűleg nincs szükség magyarázkodásra</w:t>
      </w:r>
      <w:r w:rsidR="006034C7">
        <w:t xml:space="preserve"> (a .NET VS Java példa ebbe a kategóriába esik)</w:t>
      </w:r>
      <w:r>
        <w:t>.</w:t>
      </w:r>
    </w:p>
    <w:p w14:paraId="5E12FBFA" w14:textId="3413DC9C" w:rsidR="00203E00" w:rsidRDefault="00203E00" w:rsidP="00203E00">
      <w:r>
        <w:t>Amennyiben egy feladat megvalósítására többféle, különböző előnyökkel és hátrányokkal járó technológia áll rendelkezésedre</w:t>
      </w:r>
      <w:r w:rsidR="006034C7">
        <w:t xml:space="preserve"> (pl. </w:t>
      </w:r>
      <w:r w:rsidR="00863DAF">
        <w:t>WinUI</w:t>
      </w:r>
      <w:r w:rsidR="006034C7">
        <w:t xml:space="preserve"> VS WPF) és nem a nyilvánvalóan korszerűbbet választod (pl. WinForms-ban akarsz megoldani egy feladatot) akkor mindenképpen szükséges, hogy ezt indokold is (pl. a banki környezetben ahol dolgozom ez jelenleg a támogatott fejlesztési nyelv).</w:t>
      </w:r>
    </w:p>
    <w:p w14:paraId="029D97DB" w14:textId="6252A8FC" w:rsidR="00502632" w:rsidRDefault="006034C7" w:rsidP="00502632">
      <w:r>
        <w:lastRenderedPageBreak/>
        <w:t>Mindenképp kerüld viszont el a</w:t>
      </w:r>
      <w:r w:rsidR="00863DAF">
        <w:t>v</w:t>
      </w:r>
      <w:r>
        <w:t>magyarázkodást és a szubjektív érvelést: „Azért választottam az iOS platformot, mert sokkal jobbnak tartom az Androidnál” – az ilyen mondatokat előszeretettel szedik cafatokra a bírálók. Inkább kezeld tényként a technológia választást: „Megoldásomat iOS platformon valósítottam meg”.</w:t>
      </w:r>
    </w:p>
    <w:p w14:paraId="4E3ED7C9" w14:textId="09B4E71D" w:rsidR="003A35F5" w:rsidRDefault="003A35F5" w:rsidP="003A35F5">
      <w:pPr>
        <w:pStyle w:val="Cmsor2"/>
      </w:pPr>
      <w:bookmarkStart w:id="47" w:name="_Toc206593414"/>
      <w:r>
        <w:t>Mesterséges intelligencia és generatív MI eszközök</w:t>
      </w:r>
      <w:bookmarkEnd w:id="47"/>
    </w:p>
    <w:p w14:paraId="555B91C5" w14:textId="0E6A5A20" w:rsidR="00B50B49" w:rsidRDefault="00B50B49" w:rsidP="00B50B49">
      <w:r>
        <w:t>A Kar támogatja mind az oktatókat, mind a hallgatókat a generatív mesterséges intelligencia (MI) használatában. A generatív MI az utóbbi évtized legnagyobb hatású informatikai innovációja, mely hatékonyabbá teszi a mérnöki munkát. Fontos, hogy mind a hallgatók, mind az oktatók ennek a technológiának a szakértői legyenek: képesek legyenek készségszintű használatára, megismerkedjenek erősségeivel és a használatából fakadó problémákkal. A Kar minden polgárát arra biztatjuk, hogy minél jobban használják ki a generatív MI képességeit a tanulás és az oktatás hatékonyabbá tétele érdekében, az etikus alkalmazás keretein belül. Az eszközök használat</w:t>
      </w:r>
      <w:r w:rsidR="00ED5BBC">
        <w:t>akor ugyanakkor fontos, hogy tartsuk magunkat a kari iránymutatáshoz, kérlek, ezeket figyelmesen tanulmányozd át:</w:t>
      </w:r>
    </w:p>
    <w:p w14:paraId="00E28583" w14:textId="330C6AF3" w:rsidR="003A35F5" w:rsidRDefault="00FC2BF4" w:rsidP="003A35F5">
      <w:hyperlink r:id="rId14" w:history="1">
        <w:r w:rsidR="00B50B49" w:rsidRPr="000C7555">
          <w:rPr>
            <w:rStyle w:val="Hiperhivatkozs"/>
          </w:rPr>
          <w:t>https://vik.bme.hu/hallgatoknak/altalanos/mi-hasznalat-ajanlasok</w:t>
        </w:r>
      </w:hyperlink>
    </w:p>
    <w:p w14:paraId="3D777141" w14:textId="77777777" w:rsidR="003A35F5" w:rsidRPr="003A35F5" w:rsidRDefault="003A35F5" w:rsidP="003A35F5"/>
    <w:p w14:paraId="4D31A62D" w14:textId="77777777" w:rsidR="00502632" w:rsidRPr="00463BC0" w:rsidRDefault="00502632" w:rsidP="00463BC0"/>
    <w:p w14:paraId="6D10D25C" w14:textId="5AE4D5AB" w:rsidR="008A3762" w:rsidRPr="008A3762" w:rsidRDefault="008A3762" w:rsidP="008A3762"/>
    <w:p w14:paraId="288A7EBD" w14:textId="32969679" w:rsidR="002841F9" w:rsidRDefault="002841F9" w:rsidP="005334AD">
      <w:pPr>
        <w:pStyle w:val="Cmsor1"/>
      </w:pPr>
      <w:bookmarkStart w:id="48" w:name="_Ref433098485"/>
      <w:bookmarkStart w:id="49" w:name="_Toc206593415"/>
      <w:r>
        <w:lastRenderedPageBreak/>
        <w:t>Formázási tudnivalók</w:t>
      </w:r>
      <w:bookmarkEnd w:id="23"/>
      <w:bookmarkEnd w:id="48"/>
      <w:bookmarkEnd w:id="49"/>
    </w:p>
    <w:p w14:paraId="642CD127" w14:textId="77777777" w:rsidR="00502A30" w:rsidRDefault="00756D62" w:rsidP="00502A30">
      <w:r>
        <w:t>Ez a fejezet összeszedi azokat a nélkülözhetetlen elemeket, amelyeket a dolgozat készítése során használnod kell a Word eszköztárából. Feltétlenül olvasd egyszer végig, hátha akad köztük újdonság.</w:t>
      </w:r>
    </w:p>
    <w:p w14:paraId="7ED8AFFA" w14:textId="2E295F18" w:rsidR="000F3EA7" w:rsidRDefault="000F3EA7" w:rsidP="000F3EA7">
      <w:pPr>
        <w:pStyle w:val="Cmsor2"/>
      </w:pPr>
      <w:bookmarkStart w:id="50" w:name="_Toc206593416"/>
      <w:r>
        <w:t>Általános tudnivalók</w:t>
      </w:r>
      <w:bookmarkEnd w:id="50"/>
    </w:p>
    <w:p w14:paraId="6C83040C" w14:textId="422C68C3" w:rsidR="000F3EA7" w:rsidRDefault="000F3EA7" w:rsidP="000F3EA7">
      <w:r>
        <w:t>A diplomaterv szabványos méretű A4-es lapokra kerüljön. Az oldalak tükörmargóval készüljenek (mindenhol 2.5cm, baloldalon 1cm-es kötéssel)</w:t>
      </w:r>
      <w:r w:rsidR="003F343A">
        <w:t xml:space="preserve">. </w:t>
      </w:r>
      <w:r>
        <w:t>Az alapértelmezett betűkészlet a 12 pontos Times New Roman, másfeles sorközzel.</w:t>
      </w:r>
      <w:r w:rsidR="003F343A">
        <w:t xml:space="preserve"> Nyomtatni mindig 1 oldalasan kell, tehát minden lapnak csak az egyik oldalára kerül szöveg, a „hátoldal” üresen marad.</w:t>
      </w:r>
    </w:p>
    <w:p w14:paraId="793F28A8" w14:textId="77777777" w:rsidR="000F3EA7" w:rsidRDefault="000F3EA7" w:rsidP="000F3EA7">
      <w:r>
        <w:t>Minden oldalon - az első négy szerkezeti elem kivételével - szerepelnie kell az oldalszámnak.</w:t>
      </w:r>
    </w:p>
    <w:p w14:paraId="4CDA9AE4" w14:textId="5A0D9C46" w:rsidR="000F3EA7" w:rsidRDefault="000F3EA7" w:rsidP="000F3EA7">
      <w:r>
        <w:t xml:space="preserve">A fejezeteket decimális beosztással kell ellátni. Az ábrákat a megfelelő helyre be kell illeszteni, fejezetenként decimális számmal és kifejező címmel kell ellátni. </w:t>
      </w:r>
    </w:p>
    <w:p w14:paraId="555313A0" w14:textId="77777777" w:rsidR="000F3EA7" w:rsidRDefault="000F3EA7" w:rsidP="000F3EA7">
      <w:r>
        <w:t xml:space="preserve">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w:t>
      </w:r>
    </w:p>
    <w:p w14:paraId="6E595095" w14:textId="277FECF5" w:rsidR="000F3EA7" w:rsidRPr="00C7578F" w:rsidRDefault="000F3EA7" w:rsidP="000F3EA7">
      <w:pPr>
        <w:rPr>
          <w:b/>
        </w:rPr>
      </w:pPr>
      <w:r w:rsidRPr="00C7578F">
        <w:rPr>
          <w:b/>
        </w:rPr>
        <w:t xml:space="preserve">Ez a sablon </w:t>
      </w:r>
      <w:r w:rsidR="003F343A">
        <w:rPr>
          <w:b/>
        </w:rPr>
        <w:t>a fenti előírásoknak megfelelően</w:t>
      </w:r>
      <w:r w:rsidR="009B2EED" w:rsidRPr="00C7578F">
        <w:rPr>
          <w:b/>
        </w:rPr>
        <w:t xml:space="preserve"> van kialakítva, így általában külön nem kell foglalkoznod velük.</w:t>
      </w:r>
    </w:p>
    <w:p w14:paraId="2660C3B9" w14:textId="6F24B5A4" w:rsidR="00756D62" w:rsidRDefault="00756D62" w:rsidP="000F3EA7">
      <w:pPr>
        <w:pStyle w:val="Cmsor2"/>
      </w:pPr>
      <w:bookmarkStart w:id="51" w:name="_Toc206593417"/>
      <w:r>
        <w:t>Stílusok</w:t>
      </w:r>
      <w:bookmarkEnd w:id="51"/>
    </w:p>
    <w:p w14:paraId="69416207" w14:textId="77777777" w:rsidR="00756D62" w:rsidRDefault="00756D62" w:rsidP="00756D62">
      <w:r>
        <w:t>A Word szövegek egységességét stílusok segítéségével lehet a legegyszerűbben garantálni. Azt javaslom, rögzítsd ki a stílus eszköztárt jobb oldalra, így folyamatosan nyomon követheted, hogy milyen stílussal dolgozol, illetve a stílusok közti váltást is sokszor kényelmesebb itt kezelni, mint a fenti eszköztáron.</w:t>
      </w:r>
    </w:p>
    <w:p w14:paraId="0C5A8DDF" w14:textId="77777777" w:rsidR="00756D62" w:rsidRDefault="00756D62" w:rsidP="00756D62">
      <w:pPr>
        <w:pStyle w:val="Kp"/>
      </w:pPr>
      <w:r>
        <w:rPr>
          <w:noProof/>
          <w:lang w:eastAsia="hu-HU"/>
        </w:rPr>
        <w:lastRenderedPageBreak/>
        <w:drawing>
          <wp:inline distT="0" distB="0" distL="0" distR="0" wp14:anchorId="27CE4E3A" wp14:editId="27BE634F">
            <wp:extent cx="1521562" cy="1255267"/>
            <wp:effectExtent l="190500" t="190500" r="193040" b="19304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9268" cy="1269874"/>
                    </a:xfrm>
                    <a:prstGeom prst="rect">
                      <a:avLst/>
                    </a:prstGeom>
                    <a:ln>
                      <a:noFill/>
                    </a:ln>
                    <a:effectLst>
                      <a:outerShdw blurRad="190500" algn="tl" rotWithShape="0">
                        <a:srgbClr val="000000">
                          <a:alpha val="70000"/>
                        </a:srgbClr>
                      </a:outerShdw>
                    </a:effectLst>
                  </pic:spPr>
                </pic:pic>
              </a:graphicData>
            </a:graphic>
          </wp:inline>
        </w:drawing>
      </w:r>
    </w:p>
    <w:p w14:paraId="09016A00" w14:textId="49895A13" w:rsidR="00756D62" w:rsidRPr="00756D62" w:rsidRDefault="003E2ECB" w:rsidP="00491D1C">
      <w:pPr>
        <w:pStyle w:val="Kpalrs"/>
      </w:pPr>
      <w:fldSimple w:instr=" SEQ ábra \* ARABIC ">
        <w:r w:rsidR="005B153C">
          <w:rPr>
            <w:noProof/>
          </w:rPr>
          <w:t>1</w:t>
        </w:r>
      </w:fldSimple>
      <w:r w:rsidR="00756D62">
        <w:t>. ábra</w:t>
      </w:r>
      <w:r w:rsidR="00CC2118">
        <w:t xml:space="preserve">: </w:t>
      </w:r>
      <w:r w:rsidR="00A9757F">
        <w:t>Stílus eszköztár rögzítése</w:t>
      </w:r>
    </w:p>
    <w:p w14:paraId="164C2824" w14:textId="77777777" w:rsidR="002841F9" w:rsidRDefault="002841F9" w:rsidP="00756D62">
      <w:pPr>
        <w:pStyle w:val="Cmsor2"/>
      </w:pPr>
      <w:bookmarkStart w:id="52" w:name="_Toc332797399"/>
      <w:bookmarkStart w:id="53" w:name="_Toc206593418"/>
      <w:r>
        <w:t>Címsorok</w:t>
      </w:r>
      <w:bookmarkEnd w:id="52"/>
      <w:bookmarkEnd w:id="53"/>
    </w:p>
    <w:p w14:paraId="02ACB204" w14:textId="2BA81163" w:rsidR="00756D62" w:rsidRDefault="00502A30" w:rsidP="00502A30">
      <w:r>
        <w:t xml:space="preserve">A fejezetcímek esetén a </w:t>
      </w:r>
      <w:r w:rsidRPr="00D07335">
        <w:rPr>
          <w:rStyle w:val="Kiemels2"/>
        </w:rPr>
        <w:t>Címsor 1-4</w:t>
      </w:r>
      <w:r>
        <w:t xml:space="preserve"> (Heading 1-4) stílusokat használjuk.</w:t>
      </w:r>
      <w:r w:rsidR="005334AD">
        <w:t xml:space="preserve"> </w:t>
      </w:r>
      <w:r w:rsidR="00756D62">
        <w:t>Címsor 4-nél mélyebb fejezetszintre egy ilyen terjedelmű munkában ritkán van szükség, ha ez mégis felmerülne, sokszor inkább a fejezetszerkezetet érdemes átgondolni újból</w:t>
      </w:r>
      <w:r w:rsidR="006F15B3">
        <w:t>.</w:t>
      </w:r>
    </w:p>
    <w:p w14:paraId="69AFDA2E" w14:textId="3AD5500E" w:rsidR="006F15B3" w:rsidRDefault="006F15B3" w:rsidP="00502A30">
      <w:r>
        <w:t>Kerüljük azt, amikor egy fejezetcím után rögtön alfejezet (másik címsor) következik. Legalább pár sor bevezető szöveg legyen. Hasonlóan érdemes elkerülni azt is, amikor a címsor után rögtön felsorolás következik.</w:t>
      </w:r>
    </w:p>
    <w:p w14:paraId="3635FB20" w14:textId="77777777" w:rsidR="00502A30" w:rsidRDefault="00756D62" w:rsidP="00502A30">
      <w:r>
        <w:t xml:space="preserve">Tipp: </w:t>
      </w:r>
      <w:r w:rsidR="005334AD">
        <w:t xml:space="preserve">A fejezetcímek </w:t>
      </w:r>
      <w:r>
        <w:t xml:space="preserve">aktuális szintjét gyorsan módosíthatod az alt+shift+[bal/jobb] billentyűkombinációkkal. </w:t>
      </w:r>
    </w:p>
    <w:p w14:paraId="4FEFD2E4" w14:textId="77777777" w:rsidR="00756D62" w:rsidRDefault="00756D62" w:rsidP="00756D62">
      <w:pPr>
        <w:pStyle w:val="Cmsor2"/>
      </w:pPr>
      <w:bookmarkStart w:id="54" w:name="_Toc206593419"/>
      <w:r>
        <w:t>Másolás, beillesztés</w:t>
      </w:r>
      <w:bookmarkEnd w:id="54"/>
    </w:p>
    <w:p w14:paraId="3E7A649F" w14:textId="77777777" w:rsidR="00756D62" w:rsidRDefault="00756D62" w:rsidP="00756D62">
      <w:r>
        <w:t xml:space="preserve">A copy-paste a szép formázás legnagyobb gyilkosa. Amennyiben a dolgozatodon belül helyezel át részleteket, és a stílusokat szépen következetesen használtad, nem nagyon ronthatsz el semmit. Ha viszont külső forrásból másolsz be szöveget, érdemes minden esetben a beillesztést formázások nélkül végezni. </w:t>
      </w:r>
      <w:r w:rsidR="00A9757F">
        <w:t>Ezt az opciót a Word mindig felkínálja, a beillesztést követően.</w:t>
      </w:r>
    </w:p>
    <w:p w14:paraId="787301E6" w14:textId="77777777" w:rsidR="00A9757F" w:rsidRDefault="00A9757F" w:rsidP="00A9757F">
      <w:pPr>
        <w:pStyle w:val="Kp"/>
      </w:pPr>
      <w:r>
        <w:rPr>
          <w:noProof/>
          <w:lang w:eastAsia="hu-HU"/>
        </w:rPr>
        <w:drawing>
          <wp:inline distT="0" distB="0" distL="0" distR="0" wp14:anchorId="64F9745E" wp14:editId="50F23927">
            <wp:extent cx="2238451" cy="945124"/>
            <wp:effectExtent l="0" t="0" r="0" b="762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62582" cy="955313"/>
                    </a:xfrm>
                    <a:prstGeom prst="rect">
                      <a:avLst/>
                    </a:prstGeom>
                    <a:noFill/>
                    <a:ln>
                      <a:noFill/>
                    </a:ln>
                  </pic:spPr>
                </pic:pic>
              </a:graphicData>
            </a:graphic>
          </wp:inline>
        </w:drawing>
      </w:r>
    </w:p>
    <w:p w14:paraId="6F1CC219" w14:textId="7297CBD3" w:rsidR="00A9757F" w:rsidRDefault="003E2ECB" w:rsidP="00491D1C">
      <w:pPr>
        <w:pStyle w:val="Kpalrs"/>
      </w:pPr>
      <w:fldSimple w:instr=" SEQ ábra \* ARABIC ">
        <w:r w:rsidR="005B153C">
          <w:rPr>
            <w:noProof/>
          </w:rPr>
          <w:t>2</w:t>
        </w:r>
      </w:fldSimple>
      <w:r w:rsidR="00A9757F">
        <w:t>. ábra</w:t>
      </w:r>
      <w:r w:rsidR="00CC2118">
        <w:t>:</w:t>
      </w:r>
      <w:r w:rsidR="00A9757F">
        <w:t xml:space="preserve"> Beillesztés formázás nélkül</w:t>
      </w:r>
    </w:p>
    <w:p w14:paraId="3D4F2880" w14:textId="77777777" w:rsidR="00A9757F" w:rsidRDefault="00A9757F" w:rsidP="00A9757F">
      <w:r>
        <w:t>Amennyiben olyan szövegrészt mozgatsz kivágás/beillesztés párossal, melyben automatikus sorszámozás volt (irodalomhivatkozás, ábra, táblázat), akkor figyelj rá, hogy a sorszámok nem frissülnek automatikusan.</w:t>
      </w:r>
    </w:p>
    <w:p w14:paraId="20D1943D" w14:textId="77777777" w:rsidR="00A9757F" w:rsidRDefault="00A9757F" w:rsidP="00A9757F">
      <w:pPr>
        <w:pStyle w:val="Cmsor2"/>
      </w:pPr>
      <w:bookmarkStart w:id="55" w:name="_Toc206593420"/>
      <w:r>
        <w:lastRenderedPageBreak/>
        <w:t>Mezőfrissítés</w:t>
      </w:r>
      <w:bookmarkEnd w:id="55"/>
    </w:p>
    <w:p w14:paraId="2330A48E" w14:textId="77777777" w:rsidR="00A9757F" w:rsidRDefault="00A9757F" w:rsidP="00A9757F">
      <w:r>
        <w:t>A dolgozatodban számos automatikusan kalkulált mező szerepel (ábra sorszámok, irodalomhivatkozások, tartalomjegyzék stb. Ezeket a Word nem tartja automatikusan karban. A mezők értékét érdemes rendszeresen (de a beadás/nyomtatás/pdf generálás előtt feltétlenül) frissíteni. Ehhez jelöld ki a teljes dokumentumot (ctrl+A), majd az előugró menüből válaszd a „mezőfrissítés” opciót.</w:t>
      </w:r>
    </w:p>
    <w:p w14:paraId="1C259E80" w14:textId="77777777" w:rsidR="00A9757F" w:rsidRDefault="00A9757F" w:rsidP="00A9757F">
      <w:pPr>
        <w:pStyle w:val="Cmsor2"/>
      </w:pPr>
      <w:bookmarkStart w:id="56" w:name="_Toc206593421"/>
      <w:r>
        <w:t>Helyesírás</w:t>
      </w:r>
      <w:bookmarkEnd w:id="56"/>
    </w:p>
    <w:p w14:paraId="6A3E4FD7" w14:textId="77777777" w:rsidR="00A9757F" w:rsidRDefault="00A9757F" w:rsidP="00A9757F">
      <w:r>
        <w:t xml:space="preserve">A rossz helyesírásra nincs mentség </w:t>
      </w:r>
      <w:r>
        <w:sym w:font="Wingdings" w:char="F04C"/>
      </w:r>
      <w:r>
        <w:t>. E fejezetben összeszedem a leggyakrabban látott hibákat, amiknek elkerülésére érdemes odafigyelni. Ettől függetlenül melegen ajánlom, hogy a kész dolgozatod olvastasd át egy barátoddal/családtagoddal, hogy az apróbb, megbúvó hibákat is kiszűrd.</w:t>
      </w:r>
    </w:p>
    <w:p w14:paraId="7389E5E9" w14:textId="77777777" w:rsidR="00A9757F" w:rsidRDefault="00A9757F" w:rsidP="00A9757F">
      <w:pPr>
        <w:pStyle w:val="Cmsor3"/>
      </w:pPr>
      <w:bookmarkStart w:id="57" w:name="_Toc206593422"/>
      <w:r>
        <w:t>Elgépelések</w:t>
      </w:r>
      <w:bookmarkEnd w:id="57"/>
    </w:p>
    <w:p w14:paraId="0C4610B0" w14:textId="77777777" w:rsidR="00A9757F" w:rsidRPr="00A9757F" w:rsidRDefault="00A9757F" w:rsidP="00A9757F">
      <w:r>
        <w:t>Ez mindenkivel megesik. Egy jó helyesírás ellenőrző az elgépelések nagy részét megfogja.</w:t>
      </w:r>
    </w:p>
    <w:p w14:paraId="76FAD8EC" w14:textId="77777777" w:rsidR="00A9757F" w:rsidRDefault="00A9757F" w:rsidP="00A9757F">
      <w:pPr>
        <w:pStyle w:val="Cmsor3"/>
      </w:pPr>
      <w:bookmarkStart w:id="58" w:name="_Toc206593423"/>
      <w:r>
        <w:t>Egyeztetés hiánya</w:t>
      </w:r>
      <w:bookmarkEnd w:id="58"/>
    </w:p>
    <w:p w14:paraId="1060BD4A" w14:textId="77777777" w:rsidR="00A9757F" w:rsidRDefault="00A9757F" w:rsidP="00A9757F">
      <w:r>
        <w:t>Az elírások egyik leggyakoribb form</w:t>
      </w:r>
      <w:r w:rsidR="00E614EE">
        <w:t>ája az egyes szám/többes szám egyeztetésének hiánya mondatrészek között, mint például itt: „Petike és a barátnője elment</w:t>
      </w:r>
      <w:r w:rsidR="00E614EE" w:rsidRPr="00E614EE">
        <w:rPr>
          <w:b/>
        </w:rPr>
        <w:t>ek</w:t>
      </w:r>
      <w:r w:rsidR="00E614EE">
        <w:t xml:space="preserve"> a boltba és hoz</w:t>
      </w:r>
      <w:r w:rsidR="00E614EE" w:rsidRPr="00E614EE">
        <w:rPr>
          <w:b/>
        </w:rPr>
        <w:t>ott</w:t>
      </w:r>
      <w:r w:rsidR="00E614EE">
        <w:t xml:space="preserve"> egy kiló kenyeret”. Ezek a mondatok főleg az utólagos átfogalmazások, belejavítások során keletkeznek, legjobb védelem ellenük az utólagos átolvasás.</w:t>
      </w:r>
    </w:p>
    <w:p w14:paraId="6A4A748E" w14:textId="77777777" w:rsidR="00E614EE" w:rsidRDefault="00E614EE" w:rsidP="00E614EE">
      <w:pPr>
        <w:pStyle w:val="Cmsor3"/>
      </w:pPr>
      <w:bookmarkStart w:id="59" w:name="_Ref433104042"/>
      <w:bookmarkStart w:id="60" w:name="_Toc206593424"/>
      <w:r>
        <w:t>Külföldi szavak, kifejezések</w:t>
      </w:r>
      <w:bookmarkEnd w:id="59"/>
      <w:bookmarkEnd w:id="60"/>
    </w:p>
    <w:p w14:paraId="45666006" w14:textId="77777777" w:rsidR="00E614EE" w:rsidRDefault="00E614EE" w:rsidP="00E614EE">
      <w:r>
        <w:t xml:space="preserve">Az idegen szavakkal csak a baj van, nehéz őket leírni, ragozni, kiolvasni, vagyis úgy általában használni. Az általános jó tanácsom, hogy amennyiben csak lehetséges, akkor </w:t>
      </w:r>
      <w:r w:rsidRPr="00E614EE">
        <w:rPr>
          <w:b/>
        </w:rPr>
        <w:t>magyar, vagy magyarosított írásmódú szakkifejezéseket használj</w:t>
      </w:r>
      <w:r>
        <w:t xml:space="preserve">, és a könnyebb olvashatóság érdekében mindig </w:t>
      </w:r>
      <w:r w:rsidRPr="00E614EE">
        <w:rPr>
          <w:b/>
        </w:rPr>
        <w:t>kerüld az idegen szavak ragozását</w:t>
      </w:r>
      <w:r>
        <w:t>.</w:t>
      </w:r>
    </w:p>
    <w:p w14:paraId="037EAA5D" w14:textId="364CFA8D" w:rsidR="002D2C06" w:rsidRDefault="002D2C06" w:rsidP="00E614EE">
      <w:r>
        <w:t xml:space="preserve">Ez sokszor nem intuitív szabály, hiszen a beszélt informatikai szlengben előszeretettel használunk olyan fordulatokat, mint „property-vel”, „compile-olom” stb.,  ezek helyett a „tulajdonsággal”, illetve a „lefordítom” százszor jobban néznek ki papíron, könnyítik az olvasást és csökkentik a hibázás esélyét. Néha (például a tulajdonneveknél) </w:t>
      </w:r>
      <w:r>
        <w:lastRenderedPageBreak/>
        <w:t xml:space="preserve">nehezen </w:t>
      </w:r>
      <w:del w:id="61" w:author="Csorba Kristóf" w:date="2016-01-31T13:47:00Z">
        <w:r w:rsidDel="003E3027">
          <w:delText>el</w:delText>
        </w:r>
      </w:del>
      <w:r>
        <w:t xml:space="preserve">kerülhető </w:t>
      </w:r>
      <w:ins w:id="62" w:author="Csorba Kristóf" w:date="2016-01-31T13:47:00Z">
        <w:r w:rsidR="003E3027">
          <w:t xml:space="preserve">el </w:t>
        </w:r>
      </w:ins>
      <w:r>
        <w:t>a ragozás, de kis leleményességgel, ügyes fogalmazással itt is megoldható a probléma. Pl. „Apache-csal” helyett írjuk azt, hogy „Apache webszerverrel”.</w:t>
      </w:r>
    </w:p>
    <w:p w14:paraId="2D5A5FA5" w14:textId="77777777" w:rsidR="002D2C06" w:rsidRDefault="002D2C06" w:rsidP="00E614EE">
      <w:r>
        <w:t>Néhány gyorstipp a szoftverfejlesztőknek: property</w:t>
      </w:r>
      <w:r>
        <w:sym w:font="Wingdings" w:char="F0E8"/>
      </w:r>
      <w:r>
        <w:t>tulajdonság, event</w:t>
      </w:r>
      <w:r>
        <w:sym w:font="Wingdings" w:char="F0E8"/>
      </w:r>
      <w:r>
        <w:t xml:space="preserve">esemény, method </w:t>
      </w:r>
      <w:r>
        <w:sym w:font="Wingdings" w:char="F0E8"/>
      </w:r>
      <w:r>
        <w:t>metódus/függvény, debug</w:t>
      </w:r>
      <w:r>
        <w:sym w:font="Wingdings" w:char="F0E8"/>
      </w:r>
      <w:r>
        <w:t>hibakeresés, file</w:t>
      </w:r>
      <w:r>
        <w:sym w:font="Wingdings" w:char="F0E8"/>
      </w:r>
      <w:r>
        <w:t>fájl.</w:t>
      </w:r>
    </w:p>
    <w:p w14:paraId="7F13F6B5" w14:textId="240A98A8" w:rsidR="002D2C06" w:rsidRDefault="002D2C06" w:rsidP="00E614EE">
      <w:r>
        <w:t xml:space="preserve">Ha mégis belevágsz az angol kifejezések használatába, lelked rajta, de kérlek, legalább ezt a minimális </w:t>
      </w:r>
      <w:r w:rsidR="00CC2118">
        <w:t xml:space="preserve">szabályhalmazt olvasd át előtte </w:t>
      </w:r>
      <w:sdt>
        <w:sdtPr>
          <w:id w:val="-29729602"/>
          <w:citation/>
        </w:sdtPr>
        <w:sdtEndPr/>
        <w:sdtContent>
          <w:r w:rsidR="00CC2118">
            <w:fldChar w:fldCharType="begin"/>
          </w:r>
          <w:r w:rsidR="00CC2118">
            <w:instrText xml:space="preserve"> CITATION Kor09 \l 1038 </w:instrText>
          </w:r>
          <w:r w:rsidR="00CC2118">
            <w:fldChar w:fldCharType="separate"/>
          </w:r>
          <w:r w:rsidR="005B153C">
            <w:rPr>
              <w:noProof/>
            </w:rPr>
            <w:t>[3]</w:t>
          </w:r>
          <w:r w:rsidR="00CC2118">
            <w:fldChar w:fldCharType="end"/>
          </w:r>
        </w:sdtContent>
      </w:sdt>
      <w:r w:rsidR="00CC2118">
        <w:t>.</w:t>
      </w:r>
    </w:p>
    <w:p w14:paraId="3BEC7FAE" w14:textId="6DC74047" w:rsidR="00CC2118" w:rsidRDefault="00CC2118" w:rsidP="00CC2118">
      <w:pPr>
        <w:pStyle w:val="Cmsor3"/>
      </w:pPr>
      <w:bookmarkStart w:id="63" w:name="_Toc206593425"/>
      <w:r>
        <w:t>Stb</w:t>
      </w:r>
      <w:r w:rsidR="0087571E">
        <w:t>.</w:t>
      </w:r>
      <w:bookmarkEnd w:id="63"/>
    </w:p>
    <w:p w14:paraId="7AEB0ED9" w14:textId="77777777" w:rsidR="00CC2118" w:rsidRPr="00CC2118" w:rsidRDefault="00CC2118" w:rsidP="00CC2118">
      <w:r>
        <w:t xml:space="preserve">Az „stb.” rövidítés azt jelenti „és a többi”, mivel „és” előtt felsorolásoknál nem </w:t>
      </w:r>
      <w:r w:rsidRPr="00CC2118">
        <w:t>teszünk veszőt, az „stb.” elé sem teszünk soha. Pl.: asztal, szék, lámpa stb.</w:t>
      </w:r>
    </w:p>
    <w:p w14:paraId="26A59677" w14:textId="77777777" w:rsidR="00CC2118" w:rsidRPr="00CC2118" w:rsidRDefault="00CC2118" w:rsidP="00CC2118">
      <w:pPr>
        <w:pStyle w:val="Cmsor3"/>
      </w:pPr>
      <w:bookmarkStart w:id="64" w:name="_Toc206593426"/>
      <w:r w:rsidRPr="00CC2118">
        <w:t>Helyesírás ellenőrző</w:t>
      </w:r>
      <w:bookmarkEnd w:id="64"/>
    </w:p>
    <w:p w14:paraId="398A21FB" w14:textId="7077F356" w:rsidR="00CC2118" w:rsidRDefault="00CC2118" w:rsidP="00CC2118">
      <w:r w:rsidRPr="00CC2118">
        <w:t xml:space="preserve">Személyes ízlés </w:t>
      </w:r>
      <w:r>
        <w:t xml:space="preserve">kérdése, hogy milyen eszközzel (Latex/Word), illetve ezen belül milyen nyelvű változattal dolgozol, ugyanakkor azt </w:t>
      </w:r>
      <w:r w:rsidRPr="00CC2118">
        <w:rPr>
          <w:b/>
        </w:rPr>
        <w:t xml:space="preserve">meg kell oldanod, hogy legyen mellé </w:t>
      </w:r>
      <w:r w:rsidR="0087571E">
        <w:rPr>
          <w:b/>
        </w:rPr>
        <w:t>a dolgozat nyelvével megegyező h</w:t>
      </w:r>
      <w:r w:rsidRPr="00CC2118">
        <w:rPr>
          <w:b/>
        </w:rPr>
        <w:t>elyesírás ellenőrződ</w:t>
      </w:r>
      <w:r>
        <w:t>. E nélkül dokumentumot szerkeszteni olyan, mint papíron programozni….</w:t>
      </w:r>
    </w:p>
    <w:p w14:paraId="0346705B" w14:textId="77777777" w:rsidR="00CC2118" w:rsidRDefault="00CC2118" w:rsidP="00CC2118">
      <w:r>
        <w:t>Figyelj rá, hogy a Word megengedi, hogy többféle nyelv is legyen egy dokumentumban, illetve a kívülről beillesztett szövegek nyelvét néha a forrásoldal/forrásdokumentum határozza meg. Érdemes ezekben az esetekben kikényszeríteni, hogy a teljes szakas</w:t>
      </w:r>
      <w:r w:rsidR="00D22B3E">
        <w:t xml:space="preserve">z/dokumentum nyelve magyar legyen. Érdemes néha tesztelni a helyesírás ellenőrzőt. Ha pl. beírod, hogy </w:t>
      </w:r>
      <w:r w:rsidR="00D22B3E">
        <w:rPr>
          <w:noProof/>
          <w:lang w:eastAsia="hu-HU"/>
        </w:rPr>
        <w:drawing>
          <wp:inline distT="0" distB="0" distL="0" distR="0" wp14:anchorId="7787626F" wp14:editId="1FD8314A">
            <wp:extent cx="351130" cy="162204"/>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022" cy="178322"/>
                    </a:xfrm>
                    <a:prstGeom prst="rect">
                      <a:avLst/>
                    </a:prstGeom>
                    <a:noFill/>
                    <a:ln>
                      <a:noFill/>
                    </a:ln>
                  </pic:spPr>
                </pic:pic>
              </a:graphicData>
            </a:graphic>
          </wp:inline>
        </w:drawing>
      </w:r>
      <w:r w:rsidR="00D22B3E">
        <w:t xml:space="preserve"> és nem húzza alá pirossal, akkor valószínűleg valami nem stimmel a beállításaiddal.</w:t>
      </w:r>
    </w:p>
    <w:p w14:paraId="40510230" w14:textId="77777777" w:rsidR="00D22B3E" w:rsidRDefault="00D22B3E" w:rsidP="00D22B3E">
      <w:pPr>
        <w:pStyle w:val="Kp"/>
      </w:pPr>
      <w:r>
        <w:rPr>
          <w:noProof/>
          <w:lang w:eastAsia="hu-HU"/>
        </w:rPr>
        <w:drawing>
          <wp:inline distT="0" distB="0" distL="0" distR="0" wp14:anchorId="43E7AC30" wp14:editId="29C59225">
            <wp:extent cx="4111142" cy="1846382"/>
            <wp:effectExtent l="190500" t="190500" r="194310" b="19240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5496" cy="1852829"/>
                    </a:xfrm>
                    <a:prstGeom prst="rect">
                      <a:avLst/>
                    </a:prstGeom>
                    <a:ln>
                      <a:noFill/>
                    </a:ln>
                    <a:effectLst>
                      <a:outerShdw blurRad="190500" algn="tl" rotWithShape="0">
                        <a:srgbClr val="000000">
                          <a:alpha val="70000"/>
                        </a:srgbClr>
                      </a:outerShdw>
                    </a:effectLst>
                  </pic:spPr>
                </pic:pic>
              </a:graphicData>
            </a:graphic>
          </wp:inline>
        </w:drawing>
      </w:r>
    </w:p>
    <w:p w14:paraId="7ECDCEF1" w14:textId="32B84B1E" w:rsidR="00D22B3E" w:rsidRDefault="003E2ECB" w:rsidP="00491D1C">
      <w:pPr>
        <w:pStyle w:val="Kpalrs"/>
      </w:pPr>
      <w:fldSimple w:instr=" SEQ ábra \* ARABIC ">
        <w:r w:rsidR="005B153C">
          <w:rPr>
            <w:noProof/>
          </w:rPr>
          <w:t>3</w:t>
        </w:r>
      </w:fldSimple>
      <w:r w:rsidR="00D22B3E">
        <w:t>. ábra: ellenőrzés nyelvének a megadása</w:t>
      </w:r>
    </w:p>
    <w:p w14:paraId="3888ECC9" w14:textId="77777777" w:rsidR="002841F9" w:rsidRPr="00CC2118" w:rsidRDefault="002841F9" w:rsidP="005334AD">
      <w:pPr>
        <w:pStyle w:val="Cmsor2"/>
      </w:pPr>
      <w:bookmarkStart w:id="65" w:name="_Toc332797400"/>
      <w:bookmarkStart w:id="66" w:name="_Toc206593427"/>
      <w:r w:rsidRPr="00CC2118">
        <w:lastRenderedPageBreak/>
        <w:t>Képek</w:t>
      </w:r>
      <w:bookmarkEnd w:id="65"/>
      <w:bookmarkEnd w:id="66"/>
    </w:p>
    <w:p w14:paraId="77F0B0F6" w14:textId="77777777" w:rsidR="00D22B3E" w:rsidRDefault="00D22B3E" w:rsidP="005524FC">
      <w:r>
        <w:t>A dolgozatodban valószínűleg számos ábrára lesz szükséged, ezek használatánál azonban érdemes pár dologra odafigyelned.</w:t>
      </w:r>
    </w:p>
    <w:p w14:paraId="67C1B451" w14:textId="77777777" w:rsidR="00D22B3E" w:rsidRDefault="00D22B3E" w:rsidP="00D22B3E">
      <w:pPr>
        <w:pStyle w:val="Cmsor3"/>
      </w:pPr>
      <w:bookmarkStart w:id="67" w:name="_Toc206593428"/>
      <w:r>
        <w:t>Beszúrás, formázás</w:t>
      </w:r>
      <w:bookmarkEnd w:id="67"/>
    </w:p>
    <w:p w14:paraId="0D2F7772" w14:textId="77777777" w:rsidR="00502A30" w:rsidRDefault="00502A30" w:rsidP="005524FC">
      <w:r>
        <w:t>A képhez használ</w:t>
      </w:r>
      <w:r w:rsidR="00CC2118">
        <w:t>d</w:t>
      </w:r>
      <w:r>
        <w:t xml:space="preserve"> a </w:t>
      </w:r>
      <w:r w:rsidRPr="00D07335">
        <w:rPr>
          <w:rStyle w:val="Kiemels2"/>
        </w:rPr>
        <w:t>Kép</w:t>
      </w:r>
      <w:r>
        <w:t xml:space="preserve"> stílust.</w:t>
      </w:r>
    </w:p>
    <w:p w14:paraId="71061918" w14:textId="77777777" w:rsidR="002841F9" w:rsidRDefault="00502A30" w:rsidP="005524FC">
      <w:r>
        <w:t xml:space="preserve">Képaláírást a képen jobb gombbal kattintva a </w:t>
      </w:r>
      <w:r w:rsidRPr="00D07335">
        <w:rPr>
          <w:rStyle w:val="Kiemels"/>
        </w:rPr>
        <w:t>Képaláírás beszúrása…</w:t>
      </w:r>
      <w:r>
        <w:t xml:space="preserve"> op</w:t>
      </w:r>
      <w:r w:rsidR="00CC2118">
        <w:t>cióval adhatod</w:t>
      </w:r>
      <w:r>
        <w:t xml:space="preserve"> hozzá, így az automatikusan </w:t>
      </w:r>
      <w:r w:rsidRPr="00D07335">
        <w:rPr>
          <w:rStyle w:val="Kiemels2"/>
        </w:rPr>
        <w:t>Képaláírás</w:t>
      </w:r>
      <w:r w:rsidR="00CC2118">
        <w:t xml:space="preserve"> (Caption) stílusú lesz és kezeli a sorszámozást is.</w:t>
      </w:r>
    </w:p>
    <w:p w14:paraId="11FD8EE7" w14:textId="77777777" w:rsidR="00CC2118" w:rsidRDefault="009D2FD8" w:rsidP="00CC2118">
      <w:pPr>
        <w:pStyle w:val="Kp"/>
      </w:pPr>
      <w:r w:rsidRPr="005D65A2">
        <w:rPr>
          <w:noProof/>
          <w:lang w:eastAsia="hu-HU"/>
        </w:rPr>
        <w:drawing>
          <wp:inline distT="0" distB="0" distL="0" distR="0" wp14:anchorId="1B844DB7" wp14:editId="3DA628C4">
            <wp:extent cx="4777105" cy="46799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7105" cy="467995"/>
                    </a:xfrm>
                    <a:prstGeom prst="rect">
                      <a:avLst/>
                    </a:prstGeom>
                    <a:noFill/>
                    <a:ln>
                      <a:noFill/>
                    </a:ln>
                  </pic:spPr>
                </pic:pic>
              </a:graphicData>
            </a:graphic>
          </wp:inline>
        </w:drawing>
      </w:r>
    </w:p>
    <w:p w14:paraId="475FFE06" w14:textId="5554522E" w:rsidR="002841F9" w:rsidRDefault="003E2ECB" w:rsidP="00491D1C">
      <w:pPr>
        <w:pStyle w:val="Kpalrs"/>
      </w:pPr>
      <w:fldSimple w:instr=" SEQ ábra \* ARABIC ">
        <w:r w:rsidR="005B153C">
          <w:rPr>
            <w:noProof/>
          </w:rPr>
          <w:t>4</w:t>
        </w:r>
      </w:fldSimple>
      <w:r w:rsidR="00CC2118">
        <w:t>. ábra: Példa képaláírásra</w:t>
      </w:r>
    </w:p>
    <w:p w14:paraId="48A0F84E" w14:textId="77777777" w:rsidR="00CC2118" w:rsidRDefault="00D22B3E" w:rsidP="00CC2118">
      <w:r>
        <w:t>Az ábra sorszáma mellé mindig érdemes rövid magyarázatot is fűzni. Érdemes tudni, hogy Wordben számos beállítási móddal lehet képet beszúrni. Tapasztalni fogod, hogy számodra a legpraktikusabb a „szöveggel egy sorba” elrendezés lesz, mivel így szépen együtt marad az ábra a szöveggel. Oldaltörésekkor az ábrák méretének módosításával tudod megoldani, hogy ne maradjanak nagy üres felületek a dolgozatodban.</w:t>
      </w:r>
    </w:p>
    <w:p w14:paraId="6262B727" w14:textId="77777777" w:rsidR="00D22B3E" w:rsidRDefault="00D22B3E" w:rsidP="00D22B3E">
      <w:pPr>
        <w:pStyle w:val="Cmsor3"/>
      </w:pPr>
      <w:bookmarkStart w:id="68" w:name="_Toc206593429"/>
      <w:r>
        <w:t>Képminőség</w:t>
      </w:r>
      <w:bookmarkEnd w:id="68"/>
    </w:p>
    <w:p w14:paraId="001945D0" w14:textId="77777777" w:rsidR="00D22B3E" w:rsidRDefault="00D22B3E" w:rsidP="00D22B3E">
      <w:r>
        <w:t xml:space="preserve">A raszteres (tehát nem vektorgrafikus) képek használata különös körültekintést igényel. Ezek kiválóan néznek ki a 90 dpi-s monitorodon, ám, a 600/1200 dpi-s nyomtatókon kinyomtatva </w:t>
      </w:r>
      <w:r w:rsidR="008C5682">
        <w:t>rendkívül bénák lesznek a szép, pixelmentes szövegek és vektorgrafikus ábrák mellett. Hogy lásd, mire számíthatsz, nézzük meg az előző ábrát 5-szörös nagyításban.</w:t>
      </w:r>
    </w:p>
    <w:p w14:paraId="6497EC97" w14:textId="77777777" w:rsidR="008C5682" w:rsidRDefault="008C5682" w:rsidP="008C5682">
      <w:pPr>
        <w:pStyle w:val="Kp"/>
      </w:pPr>
      <w:r>
        <w:rPr>
          <w:noProof/>
          <w:lang w:eastAsia="hu-HU"/>
        </w:rPr>
        <w:drawing>
          <wp:inline distT="0" distB="0" distL="0" distR="0" wp14:anchorId="42442115" wp14:editId="4AB5E8C3">
            <wp:extent cx="3935578" cy="1239081"/>
            <wp:effectExtent l="0" t="0" r="8255"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0703" cy="1256437"/>
                    </a:xfrm>
                    <a:prstGeom prst="rect">
                      <a:avLst/>
                    </a:prstGeom>
                    <a:noFill/>
                    <a:ln>
                      <a:noFill/>
                    </a:ln>
                  </pic:spPr>
                </pic:pic>
              </a:graphicData>
            </a:graphic>
          </wp:inline>
        </w:drawing>
      </w:r>
    </w:p>
    <w:p w14:paraId="335C4742" w14:textId="4DFAEDFC" w:rsidR="008C5682" w:rsidRDefault="003E2ECB" w:rsidP="00491D1C">
      <w:pPr>
        <w:pStyle w:val="Kpalrs"/>
      </w:pPr>
      <w:fldSimple w:instr=" SEQ ábra \* ARABIC ">
        <w:r w:rsidR="005B153C">
          <w:rPr>
            <w:noProof/>
          </w:rPr>
          <w:t>5</w:t>
        </w:r>
      </w:fldSimple>
      <w:r w:rsidR="008C5682">
        <w:t>. ábra: a raszteres képek nyomtatásban csúúúúnyák lesznek</w:t>
      </w:r>
    </w:p>
    <w:p w14:paraId="76266D64" w14:textId="77777777" w:rsidR="008C5682" w:rsidRDefault="008C5682" w:rsidP="008C5682">
      <w:r>
        <w:lastRenderedPageBreak/>
        <w:t>Ha tehát lehetséges, használjunk vektorgrafikus ábrákat, vagyis a diagramokat, forráskódot stb. ne képenyőképeken keresztül, hanem közvetlen copy-paste megoldással másoljuk át a dokumentumunkba.</w:t>
      </w:r>
    </w:p>
    <w:p w14:paraId="3B3F7AEE" w14:textId="2B63A057" w:rsidR="008C5682" w:rsidRDefault="008C5682" w:rsidP="008C5682">
      <w:r>
        <w:t>Ha elkerülhetetlen a raszteres képek használata, akkor próbáljunk meg minél magasabb felbontású képet berakni. Bár a képernyőn nem feltétlenül látszik majd a különbség, de a nyomtató ki tudja majd használni a magasabb felbontású képet.</w:t>
      </w:r>
      <w:r w:rsidR="00F461CD">
        <w:t xml:space="preserve"> A </w:t>
      </w:r>
      <w:r w:rsidR="00F461CD">
        <w:fldChar w:fldCharType="begin"/>
      </w:r>
      <w:r w:rsidR="00F461CD">
        <w:instrText xml:space="preserve"> REF _Ref433021632 \h </w:instrText>
      </w:r>
      <w:r w:rsidR="00F461CD">
        <w:fldChar w:fldCharType="separate"/>
      </w:r>
      <w:r w:rsidR="005B153C">
        <w:rPr>
          <w:noProof/>
        </w:rPr>
        <w:t>6</w:t>
      </w:r>
      <w:r w:rsidR="005B153C">
        <w:t>. ábra</w:t>
      </w:r>
      <w:r w:rsidR="00F461CD">
        <w:fldChar w:fldCharType="end"/>
      </w:r>
      <w:r w:rsidR="00F461CD">
        <w:t xml:space="preserve"> például igen magas felbontású, amit láthatsz is, ha felnagyítod.</w:t>
      </w:r>
    </w:p>
    <w:p w14:paraId="0D5BE1FE" w14:textId="77777777" w:rsidR="00F461CD" w:rsidRDefault="00F461CD" w:rsidP="00F461CD">
      <w:pPr>
        <w:pStyle w:val="Kp"/>
      </w:pPr>
      <w:r>
        <w:rPr>
          <w:noProof/>
          <w:lang w:eastAsia="hu-HU"/>
        </w:rPr>
        <w:drawing>
          <wp:inline distT="0" distB="0" distL="0" distR="0" wp14:anchorId="4B3ACA3C" wp14:editId="296D4F71">
            <wp:extent cx="879622" cy="1441094"/>
            <wp:effectExtent l="0" t="0" r="0" b="698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9557" cy="1490137"/>
                    </a:xfrm>
                    <a:prstGeom prst="rect">
                      <a:avLst/>
                    </a:prstGeom>
                    <a:noFill/>
                    <a:ln>
                      <a:noFill/>
                    </a:ln>
                  </pic:spPr>
                </pic:pic>
              </a:graphicData>
            </a:graphic>
          </wp:inline>
        </w:drawing>
      </w:r>
    </w:p>
    <w:bookmarkStart w:id="69" w:name="_Ref433021632"/>
    <w:p w14:paraId="18F98579" w14:textId="14A143FB" w:rsidR="008C5682" w:rsidRDefault="00F461CD" w:rsidP="00491D1C">
      <w:pPr>
        <w:pStyle w:val="Kpalrs"/>
      </w:pPr>
      <w:r>
        <w:fldChar w:fldCharType="begin"/>
      </w:r>
      <w:r>
        <w:instrText xml:space="preserve"> SEQ ábra \* ARABIC </w:instrText>
      </w:r>
      <w:r>
        <w:fldChar w:fldCharType="separate"/>
      </w:r>
      <w:r w:rsidR="005B153C">
        <w:rPr>
          <w:noProof/>
        </w:rPr>
        <w:t>6</w:t>
      </w:r>
      <w:r>
        <w:fldChar w:fldCharType="end"/>
      </w:r>
      <w:r>
        <w:t>. ábra</w:t>
      </w:r>
      <w:bookmarkEnd w:id="69"/>
      <w:r>
        <w:t>: ez az ábra 460*750 pixel felbontású</w:t>
      </w:r>
    </w:p>
    <w:p w14:paraId="37822F46" w14:textId="7ECA4B8C" w:rsidR="00F461CD" w:rsidRDefault="00F461CD" w:rsidP="00F461CD">
      <w:r>
        <w:t>Figyelj rá, hogy a PDF-be mentéskor a Word alapértelmezésben jelentősen lerontja a képek minőségét, sőt, a vektorgrafikus ábrákból is rasztereset csinál. Ha a nyomtatást PDF alapján akarod csinálni, érdemes külső szoftvert használni a Word</w:t>
      </w:r>
      <w:r>
        <w:sym w:font="Wingdings" w:char="F0E8"/>
      </w:r>
      <w:r>
        <w:t>Pdf konverzióra, vagy alaposan eljátszani a Word beállításaival.</w:t>
      </w:r>
    </w:p>
    <w:p w14:paraId="5DB6B822" w14:textId="65776DF0" w:rsidR="00877820" w:rsidRDefault="00877820" w:rsidP="00877820">
      <w:pPr>
        <w:pStyle w:val="Cmsor2"/>
      </w:pPr>
      <w:bookmarkStart w:id="70" w:name="_Toc206593430"/>
      <w:r>
        <w:t>Kereszthivatkozások</w:t>
      </w:r>
      <w:bookmarkEnd w:id="70"/>
    </w:p>
    <w:p w14:paraId="083FA351" w14:textId="4645E8E6" w:rsidR="001522F2" w:rsidRDefault="001522F2" w:rsidP="001522F2">
      <w:r>
        <w:t xml:space="preserve">Amennyiben szeretnél egy ábrára, vagy korábbi fejezetre hivatkozni, használd a Word „Hivatkozás/Kereszthivatkozás” menüpontját. Kerüld az így beszúrt szövegek közvetlen ragozását, hiszen az könnyen változhat, amennyiben a forrás változik. Fejezetekre, ábrára sose a teljes szövegükkel, csupán a sorszámukkal („Csak címke és szám”) hivatkozz. Ezt szemlélteti a </w:t>
      </w:r>
      <w:r>
        <w:fldChar w:fldCharType="begin"/>
      </w:r>
      <w:r>
        <w:instrText xml:space="preserve"> REF _Ref433023888 \h </w:instrText>
      </w:r>
      <w:r>
        <w:fldChar w:fldCharType="separate"/>
      </w:r>
      <w:r w:rsidR="005B153C">
        <w:rPr>
          <w:noProof/>
        </w:rPr>
        <w:t>7</w:t>
      </w:r>
      <w:r w:rsidR="005B153C">
        <w:t>. ábra</w:t>
      </w:r>
      <w:r>
        <w:fldChar w:fldCharType="end"/>
      </w:r>
      <w:r>
        <w:t>.</w:t>
      </w:r>
    </w:p>
    <w:p w14:paraId="3984FB1E" w14:textId="77777777" w:rsidR="001522F2" w:rsidRDefault="001522F2" w:rsidP="001522F2">
      <w:pPr>
        <w:pStyle w:val="Kp"/>
      </w:pPr>
      <w:r>
        <w:rPr>
          <w:noProof/>
          <w:lang w:eastAsia="hu-HU"/>
        </w:rPr>
        <w:lastRenderedPageBreak/>
        <w:drawing>
          <wp:inline distT="0" distB="0" distL="0" distR="0" wp14:anchorId="4338D6DC" wp14:editId="0172378E">
            <wp:extent cx="2917736" cy="1785668"/>
            <wp:effectExtent l="0" t="0" r="0" b="508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1175" cy="1793892"/>
                    </a:xfrm>
                    <a:prstGeom prst="rect">
                      <a:avLst/>
                    </a:prstGeom>
                    <a:noFill/>
                    <a:ln>
                      <a:noFill/>
                    </a:ln>
                  </pic:spPr>
                </pic:pic>
              </a:graphicData>
            </a:graphic>
          </wp:inline>
        </w:drawing>
      </w:r>
    </w:p>
    <w:bookmarkStart w:id="71" w:name="_Ref433023888"/>
    <w:p w14:paraId="19AF1DC8" w14:textId="47DBAB5F" w:rsidR="001522F2" w:rsidRDefault="001522F2" w:rsidP="00491D1C">
      <w:pPr>
        <w:pStyle w:val="Kpalrs"/>
      </w:pPr>
      <w:r>
        <w:fldChar w:fldCharType="begin"/>
      </w:r>
      <w:r>
        <w:instrText xml:space="preserve"> SEQ ábra \* ARABIC </w:instrText>
      </w:r>
      <w:r>
        <w:fldChar w:fldCharType="separate"/>
      </w:r>
      <w:r w:rsidR="005B153C">
        <w:rPr>
          <w:noProof/>
        </w:rPr>
        <w:t>7</w:t>
      </w:r>
      <w:r>
        <w:fldChar w:fldCharType="end"/>
      </w:r>
      <w:r>
        <w:t>. ábra</w:t>
      </w:r>
      <w:bookmarkEnd w:id="71"/>
      <w:r>
        <w:t>: ábrahivatkozás beszúrása</w:t>
      </w:r>
    </w:p>
    <w:p w14:paraId="4E55019B" w14:textId="1A19670D" w:rsidR="006E4E19" w:rsidRPr="006E4E19" w:rsidRDefault="006E4E19" w:rsidP="006E4E19">
      <w:r>
        <w:t>Tipp: érdemes elkerülni az „előző oldalon”, „következő oldalon” fordulatokat, ugyanis az ábrák végső helyzete a tördelés során még megváltozhat.</w:t>
      </w:r>
    </w:p>
    <w:p w14:paraId="31C17FC2" w14:textId="674EFAB5" w:rsidR="00877820" w:rsidRDefault="00877820" w:rsidP="00877820">
      <w:pPr>
        <w:pStyle w:val="Cmsor2"/>
      </w:pPr>
      <w:bookmarkStart w:id="72" w:name="_Ref433106519"/>
      <w:bookmarkStart w:id="73" w:name="_Toc206593431"/>
      <w:r>
        <w:t>Irodalomhivatkozások</w:t>
      </w:r>
      <w:bookmarkEnd w:id="72"/>
      <w:bookmarkEnd w:id="73"/>
    </w:p>
    <w:p w14:paraId="2A1A20BC" w14:textId="7252E35B" w:rsidR="000F3EA7" w:rsidRPr="000F3EA7" w:rsidRDefault="00877820" w:rsidP="000F3EA7">
      <w:r>
        <w:t xml:space="preserve">Az irodalomhivatkozások kezelésére a Word egy kényelmes és jól használható funkciót kínál. Amikor dolgozatodban egy külső műre, weboldalra, könyvre, előadásra stb. szeretnél hivatkozni, használd a „hivatkozás/források kezelése” menüpontot. Itt felveheted az egyes műveket, illetve a hozzájuk kapcsolódó szerzői adatokat. </w:t>
      </w:r>
      <w:r w:rsidR="000F3EA7">
        <w:t>Folyóirat cikkeknél a szerzők mellett szerepeljen a pontos cím, a folyóirat címe, évfolyam, szám, oldalszám tól-ig. A folyóirat címeket csak akkor rövidítsük, ha azok nagyon közismertek vagy nagyon hosszúak. Internet hivatkozások megadásakor fontos, hogy az elérési út előtt megadjuk az oldal szerzőjét és címét (mivel a link egy idő után akár elérhetetlenné is válhat), valamint az elérés időpontját.</w:t>
      </w:r>
    </w:p>
    <w:p w14:paraId="26327E16" w14:textId="12FF0E63" w:rsidR="00877820" w:rsidRDefault="00877820" w:rsidP="00877820">
      <w:r>
        <w:t>Az egyes forrásmunkákra a dolgozat szövegében lehet hivatkozni a „hivatkozás/idézet beszúrása” menüponttal. Figyelj rá, hogy az IEEE</w:t>
      </w:r>
      <w:r w:rsidR="00E20536">
        <w:t xml:space="preserve"> stílust használd.</w:t>
      </w:r>
    </w:p>
    <w:p w14:paraId="23B33C72" w14:textId="77777777" w:rsidR="00877820" w:rsidRDefault="00877820" w:rsidP="00877820">
      <w:pPr>
        <w:pStyle w:val="Kp"/>
      </w:pPr>
      <w:r>
        <w:rPr>
          <w:noProof/>
          <w:lang w:eastAsia="hu-HU"/>
        </w:rPr>
        <w:drawing>
          <wp:inline distT="0" distB="0" distL="0" distR="0" wp14:anchorId="119E828F" wp14:editId="1290948D">
            <wp:extent cx="1337094" cy="848102"/>
            <wp:effectExtent l="0" t="0" r="0"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45739" cy="853585"/>
                    </a:xfrm>
                    <a:prstGeom prst="rect">
                      <a:avLst/>
                    </a:prstGeom>
                    <a:noFill/>
                    <a:ln>
                      <a:noFill/>
                    </a:ln>
                  </pic:spPr>
                </pic:pic>
              </a:graphicData>
            </a:graphic>
          </wp:inline>
        </w:drawing>
      </w:r>
    </w:p>
    <w:p w14:paraId="25DC4201" w14:textId="7360A6E6" w:rsidR="00877820" w:rsidRPr="00877820" w:rsidRDefault="003E2ECB" w:rsidP="00491D1C">
      <w:pPr>
        <w:pStyle w:val="Kpalrs"/>
      </w:pPr>
      <w:fldSimple w:instr=" SEQ ábra \* ARABIC ">
        <w:r w:rsidR="005B153C">
          <w:rPr>
            <w:noProof/>
          </w:rPr>
          <w:t>8</w:t>
        </w:r>
      </w:fldSimple>
      <w:r w:rsidR="00877820">
        <w:t>. ábra: idézetek és irodalomjegyzék</w:t>
      </w:r>
    </w:p>
    <w:p w14:paraId="7EF659D5" w14:textId="79BA7DA1" w:rsidR="00E20536" w:rsidRDefault="00E20536" w:rsidP="00E20536">
      <w:pPr>
        <w:pStyle w:val="Cmsor3"/>
      </w:pPr>
      <w:bookmarkStart w:id="74" w:name="_Toc206593432"/>
      <w:bookmarkStart w:id="75" w:name="_Toc332797401"/>
      <w:r>
        <w:t>Pozícionálás</w:t>
      </w:r>
      <w:bookmarkEnd w:id="74"/>
    </w:p>
    <w:p w14:paraId="02728486" w14:textId="44D01128" w:rsidR="00E20536" w:rsidRDefault="00E20536" w:rsidP="00E20536">
      <w:r>
        <w:t xml:space="preserve">Az irodalomhivatkozások a szövegtörzsben, ábrák szövegében és táblázatokban is előfordulhatnak, de </w:t>
      </w:r>
      <w:r w:rsidRPr="00E20536">
        <w:rPr>
          <w:b/>
        </w:rPr>
        <w:t>fejezetcímekben soha</w:t>
      </w:r>
      <w:r>
        <w:t xml:space="preserve">. Amennyiben egy adott forrás egy egész bekezdésre/fejezetre vonatkozik, akkor is elég, ha az első mondat/első bekezdés után </w:t>
      </w:r>
      <w:r>
        <w:lastRenderedPageBreak/>
        <w:t>megemlítjük. Szó szerint idézett szöveg esetén az idézet végén, külső forrásból átvett ábra esetén a képaláírásban hivatkozzunk a forrásra.</w:t>
      </w:r>
    </w:p>
    <w:p w14:paraId="1E5BFC44" w14:textId="6709C1A7" w:rsidR="00E20536" w:rsidRDefault="00E20536" w:rsidP="00E20536">
      <w:pPr>
        <w:pStyle w:val="Cmsor3"/>
      </w:pPr>
      <w:bookmarkStart w:id="76" w:name="_Toc206593433"/>
      <w:r>
        <w:t>Mikor kell hivatkoznom?</w:t>
      </w:r>
      <w:bookmarkEnd w:id="76"/>
    </w:p>
    <w:p w14:paraId="59893CF5" w14:textId="0B95ADF7" w:rsidR="00E20536" w:rsidRDefault="00E20536" w:rsidP="00E20536">
      <w:r>
        <w:t>Minden külső forrásból átvett kép</w:t>
      </w:r>
      <w:r w:rsidR="001522F2">
        <w:t xml:space="preserve">nél, </w:t>
      </w:r>
      <w:r>
        <w:t xml:space="preserve">szövegrésznél, olyan szövegeknél, melyek megfogalmazásához külső forrásokat használtál, illetve olyan állítások/technológiák/algoritmusok megemlítésénél, melyek nem feltétlenül egyértelműek </w:t>
      </w:r>
      <w:r w:rsidR="001522F2">
        <w:t>egy átlagos műveltségű olvasó számára. Nagyságrendileg egy szakdolgozatban átlagosan 10-20, egy diplomatervben átlagosan 20-30 külső forrást illik megemlíteni. A források megválasztásánál, ha lehet, törekedjél a nyomtatott források keresésére, ezek lehetnek folyóiratcikkek, könyvek, könyvfejezetek, útmutatók, egyetemi jegyzetek stb., s csak akkor hivatkozz weboldalakra, vagy Wikipediára, ha ilyent nem találtál.</w:t>
      </w:r>
    </w:p>
    <w:p w14:paraId="70E915B0" w14:textId="6612AEE8" w:rsidR="000F3EA7" w:rsidRDefault="000F3EA7" w:rsidP="000F3EA7">
      <w:pPr>
        <w:pStyle w:val="Cmsor2"/>
      </w:pPr>
      <w:bookmarkStart w:id="77" w:name="_Toc206593434"/>
      <w:r>
        <w:t>Word tippek és trükkök</w:t>
      </w:r>
      <w:bookmarkEnd w:id="77"/>
    </w:p>
    <w:p w14:paraId="412C86AE" w14:textId="5287462B" w:rsidR="000F3EA7" w:rsidRDefault="000F3EA7" w:rsidP="000F3EA7">
      <w:pPr>
        <w:pStyle w:val="Cmsor3"/>
      </w:pPr>
      <w:bookmarkStart w:id="78" w:name="_Toc206593435"/>
      <w:r>
        <w:t>Navigációs ablak</w:t>
      </w:r>
      <w:bookmarkEnd w:id="78"/>
    </w:p>
    <w:p w14:paraId="2A9BBFC1" w14:textId="379BDD08" w:rsidR="000F3EA7" w:rsidRPr="000F3EA7" w:rsidRDefault="000F3EA7" w:rsidP="000F3EA7">
      <w:r>
        <w:t>Mivel a fejezeteket nagy valószínűséggel nem sorrendben fogod tartalommal feltölteni, érdemes bekapcsolni a navigációs ablakot (nézet/navigációs ablak). Ez gyors és egyszerű keresési és ugrálási lehetőséget biztosít a fejezetek közt</w:t>
      </w:r>
    </w:p>
    <w:p w14:paraId="5D6F4835" w14:textId="77777777" w:rsidR="000F3EA7" w:rsidRDefault="000F3EA7" w:rsidP="000F3EA7">
      <w:pPr>
        <w:pStyle w:val="Kp"/>
      </w:pPr>
      <w:r>
        <w:rPr>
          <w:noProof/>
          <w:lang w:eastAsia="hu-HU"/>
        </w:rPr>
        <w:drawing>
          <wp:inline distT="0" distB="0" distL="0" distR="0" wp14:anchorId="216FABA3" wp14:editId="33C85700">
            <wp:extent cx="3017554" cy="1748333"/>
            <wp:effectExtent l="0" t="0" r="0" b="444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32002" cy="1756704"/>
                    </a:xfrm>
                    <a:prstGeom prst="rect">
                      <a:avLst/>
                    </a:prstGeom>
                    <a:noFill/>
                    <a:ln>
                      <a:noFill/>
                    </a:ln>
                  </pic:spPr>
                </pic:pic>
              </a:graphicData>
            </a:graphic>
          </wp:inline>
        </w:drawing>
      </w:r>
    </w:p>
    <w:p w14:paraId="2A9F6D30" w14:textId="21D71C04" w:rsidR="000F3EA7" w:rsidRDefault="003E2ECB" w:rsidP="00491D1C">
      <w:pPr>
        <w:pStyle w:val="Kpalrs"/>
      </w:pPr>
      <w:fldSimple w:instr=" SEQ ábra \* ARABIC ">
        <w:r w:rsidR="005B153C">
          <w:rPr>
            <w:noProof/>
          </w:rPr>
          <w:t>9</w:t>
        </w:r>
      </w:fldSimple>
      <w:r w:rsidR="000F3EA7">
        <w:t>. ábra: Navigációs ablak</w:t>
      </w:r>
    </w:p>
    <w:p w14:paraId="7965C876" w14:textId="50C849E2" w:rsidR="000F3EA7" w:rsidRDefault="000F3EA7" w:rsidP="000F3EA7">
      <w:pPr>
        <w:pStyle w:val="Cmsor3"/>
      </w:pPr>
      <w:bookmarkStart w:id="79" w:name="_Toc206593436"/>
      <w:r>
        <w:t>Megjegyzések</w:t>
      </w:r>
      <w:bookmarkEnd w:id="79"/>
    </w:p>
    <w:p w14:paraId="2EC7360C" w14:textId="6EB28D96" w:rsidR="000F3EA7" w:rsidRPr="000F3EA7" w:rsidRDefault="005A45E5" w:rsidP="000F3EA7">
      <w:r>
        <w:t xml:space="preserve">A véleményezés/megjegyzés menüponttal megjegyzéseket fűzhetsz a szöveg tetszőleges részéhez. Ezt konzulensed előszeretettel fogja majd használni az észrevételei megfogalmazásához, de neked is jól jöhet, hogy megjelöld azokat a részeket, ahova még </w:t>
      </w:r>
      <w:r>
        <w:lastRenderedPageBreak/>
        <w:t>vissza kell térned. Fontos, hogy nyomtatás előtt az összes megjegyzést töröld, vagy külön állítsd be, hogy a megjegyzések ne jelenjenek meg a nyomtatásban.</w:t>
      </w:r>
    </w:p>
    <w:p w14:paraId="17688B96" w14:textId="77C27094" w:rsidR="000F3EA7" w:rsidRDefault="000F3EA7" w:rsidP="000F3EA7">
      <w:pPr>
        <w:pStyle w:val="Cmsor3"/>
      </w:pPr>
      <w:bookmarkStart w:id="80" w:name="_Toc206593437"/>
      <w:r>
        <w:t>Korrektúra</w:t>
      </w:r>
      <w:bookmarkEnd w:id="80"/>
    </w:p>
    <w:p w14:paraId="52EEB438" w14:textId="21F40281" w:rsidR="005A45E5" w:rsidRDefault="005A45E5" w:rsidP="005A45E5">
      <w:r>
        <w:t>Konzulensed, vagy mások, akiket a dolgozat átolvasására megkérsz legegyszerűbben a korrektúra funkció használatával tudják úgy javítani a dolgozatod, hogy a javításokat te is lásd. Az átolvasáshoz tehát érdemes bekapcsolni a „változtatások követése” funkciót és „Minden korrektúra” mutatására beállítani a rendszert.</w:t>
      </w:r>
    </w:p>
    <w:p w14:paraId="6B9DDB53" w14:textId="187AC905" w:rsidR="005A45E5" w:rsidRDefault="005A45E5" w:rsidP="005A45E5">
      <w:r>
        <w:t>Amikor korrektúrázott változatot kapsz vissza valakitől, használd a „Véleményezés ablak”-ot, így egyetlen javítás sem kerülheti el a figyelmedet, s így mindegyiket elfogadhatod, vagy elvetheted, igény szerint.</w:t>
      </w:r>
    </w:p>
    <w:p w14:paraId="3E7D8149" w14:textId="77777777" w:rsidR="005A45E5" w:rsidRDefault="005A45E5" w:rsidP="005A45E5">
      <w:pPr>
        <w:pStyle w:val="Kp"/>
      </w:pPr>
      <w:r>
        <w:rPr>
          <w:noProof/>
          <w:lang w:eastAsia="hu-HU"/>
        </w:rPr>
        <w:drawing>
          <wp:inline distT="0" distB="0" distL="0" distR="0" wp14:anchorId="72826E93" wp14:editId="22A6B8BC">
            <wp:extent cx="2772331" cy="760781"/>
            <wp:effectExtent l="0" t="0" r="9525" b="127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8020" cy="776063"/>
                    </a:xfrm>
                    <a:prstGeom prst="rect">
                      <a:avLst/>
                    </a:prstGeom>
                    <a:noFill/>
                    <a:ln>
                      <a:noFill/>
                    </a:ln>
                  </pic:spPr>
                </pic:pic>
              </a:graphicData>
            </a:graphic>
          </wp:inline>
        </w:drawing>
      </w:r>
    </w:p>
    <w:p w14:paraId="397E7B37" w14:textId="0DA770C9" w:rsidR="005A45E5" w:rsidRDefault="003E2ECB" w:rsidP="00491D1C">
      <w:pPr>
        <w:pStyle w:val="Kpalrs"/>
      </w:pPr>
      <w:fldSimple w:instr=" SEQ ábra \* ARABIC ">
        <w:r w:rsidR="005B153C">
          <w:rPr>
            <w:noProof/>
          </w:rPr>
          <w:t>10</w:t>
        </w:r>
      </w:fldSimple>
      <w:r w:rsidR="005A45E5">
        <w:t>. ábra: ellenőrizd, hogy minden bekarikázott funkciót ismersz-e!</w:t>
      </w:r>
    </w:p>
    <w:p w14:paraId="30845C26" w14:textId="509873B3" w:rsidR="005A45E5" w:rsidRDefault="005A45E5" w:rsidP="005A45E5">
      <w:pPr>
        <w:pStyle w:val="Cmsor3"/>
      </w:pPr>
      <w:bookmarkStart w:id="81" w:name="_Toc206593438"/>
      <w:r>
        <w:t>Gyorsbillentyűk</w:t>
      </w:r>
      <w:bookmarkEnd w:id="81"/>
    </w:p>
    <w:p w14:paraId="039B79CA" w14:textId="51ED514E" w:rsidR="005A45E5" w:rsidRDefault="005A45E5" w:rsidP="005A45E5">
      <w:r>
        <w:t>A Word lehetőséget ad tetszőleges funkció gyorsbillentyűre kötésére. Használd a „billentyűparancsok testreszabása” funkciót, hogy gyorsbillentyűt rendelj a leggyakrabban használt gombokhoz.</w:t>
      </w:r>
    </w:p>
    <w:p w14:paraId="1CED2D3D" w14:textId="0706D94D" w:rsidR="005A45E5" w:rsidRPr="005A45E5" w:rsidRDefault="005A45E5" w:rsidP="005A45E5">
      <w:r>
        <w:t>Érdemes továbbá gyorsbillentyűt rendelni az alapvető stílusokhoz is</w:t>
      </w:r>
      <w:r w:rsidR="00491D1C">
        <w:t>. Bemelegítésként hozzárendeltük az alt+K kombinációt a „Kép” stílushoz.</w:t>
      </w:r>
    </w:p>
    <w:p w14:paraId="2DAA7C20" w14:textId="77777777" w:rsidR="002841F9" w:rsidRDefault="00D07335" w:rsidP="006E4E19">
      <w:pPr>
        <w:pStyle w:val="Cmsor2"/>
      </w:pPr>
      <w:bookmarkStart w:id="82" w:name="_Toc206593439"/>
      <w:r>
        <w:t>Kódrészletek</w:t>
      </w:r>
      <w:bookmarkEnd w:id="75"/>
      <w:bookmarkEnd w:id="82"/>
    </w:p>
    <w:p w14:paraId="33FD3F44" w14:textId="541C2798" w:rsidR="006E4E19" w:rsidRDefault="006E4E19" w:rsidP="00650C7C">
      <w:r>
        <w:t>Érdekesebb és bonyolultabb programozási megoldásainkat bátran illusztrálhatjuk kódrészletek beszúrásával. Fontos, hogy a beillesztett kódrészlet mérete álljon arányban annak a fontosságával, tehát ritkán érdemes egy „bekezdésnyi” kódnál többet beszúrni egyszerre. Amennyiben egy bonyolultabb (akár több oldalas) algoritmust szeretnénk bemutatni, annak a kódját érdemesebb függelékbe rakni.</w:t>
      </w:r>
    </w:p>
    <w:p w14:paraId="1586168F" w14:textId="5727D32D" w:rsidR="006E4E19" w:rsidRDefault="006E4E19" w:rsidP="006E4E19">
      <w:pPr>
        <w:pStyle w:val="Cmsor3"/>
      </w:pPr>
      <w:bookmarkStart w:id="83" w:name="_Toc206593440"/>
      <w:r>
        <w:lastRenderedPageBreak/>
        <w:t>Formázás</w:t>
      </w:r>
      <w:bookmarkEnd w:id="83"/>
    </w:p>
    <w:p w14:paraId="2DDD40D6" w14:textId="2633B701" w:rsidR="006E4E19" w:rsidRDefault="006E4E19" w:rsidP="006E4E19">
      <w:r>
        <w:t>A kódrészletek formázásánál kerüljük a helypazarlást, illetve próbáljuk megelőzni az olvashatóságot rontó sortördelést, akár a forráskód módosításának árán is. Két praktikus tipp Visual Studio-hoz:</w:t>
      </w:r>
    </w:p>
    <w:p w14:paraId="31FBDC00" w14:textId="1C2535F6" w:rsidR="006E4E19" w:rsidRDefault="00491D1C" w:rsidP="00491D1C">
      <w:r>
        <w:t>M</w:t>
      </w:r>
      <w:r w:rsidR="006E4E19">
        <w:t>ásolás előtt érdemes a behúzások mértékét 4-ről 2 karakterre csökkenteni, majd a másolandó kódrészletet újraformázni (ctrl+K, ctrl +D)</w:t>
      </w:r>
      <w:r>
        <w:t>, alternatívaként persze utólag is kitörölgethetjük a felesleges szóközöket a kódból.</w:t>
      </w:r>
    </w:p>
    <w:p w14:paraId="739E405F" w14:textId="77777777" w:rsidR="00491D1C" w:rsidRDefault="00491D1C" w:rsidP="00491D1C">
      <w:pPr>
        <w:pStyle w:val="Kp"/>
      </w:pPr>
      <w:r>
        <w:rPr>
          <w:noProof/>
          <w:lang w:eastAsia="hu-HU"/>
        </w:rPr>
        <w:drawing>
          <wp:inline distT="0" distB="0" distL="0" distR="0" wp14:anchorId="3B3B6877" wp14:editId="712372CC">
            <wp:extent cx="3761117" cy="2021402"/>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73972" cy="2028311"/>
                    </a:xfrm>
                    <a:prstGeom prst="rect">
                      <a:avLst/>
                    </a:prstGeom>
                    <a:noFill/>
                    <a:ln>
                      <a:noFill/>
                    </a:ln>
                  </pic:spPr>
                </pic:pic>
              </a:graphicData>
            </a:graphic>
          </wp:inline>
        </w:drawing>
      </w:r>
    </w:p>
    <w:p w14:paraId="5CD38FAB" w14:textId="4019267F" w:rsidR="00491D1C" w:rsidRDefault="003E2ECB" w:rsidP="00491D1C">
      <w:pPr>
        <w:pStyle w:val="Kpalrs"/>
      </w:pPr>
      <w:fldSimple w:instr=" SEQ ábra \* ARABIC ">
        <w:r w:rsidR="005B153C">
          <w:rPr>
            <w:noProof/>
          </w:rPr>
          <w:t>11</w:t>
        </w:r>
      </w:fldSimple>
      <w:r w:rsidR="00491D1C">
        <w:t xml:space="preserve">. ábra: a behúzások mértékének csökkentése Visual </w:t>
      </w:r>
      <w:r w:rsidR="00491D1C" w:rsidRPr="00491D1C">
        <w:t>Studioban</w:t>
      </w:r>
    </w:p>
    <w:p w14:paraId="23096828" w14:textId="35AF0D5D" w:rsidR="006459E6" w:rsidRDefault="00491D1C" w:rsidP="00491D1C">
      <w:pPr>
        <w:ind w:firstLine="0"/>
      </w:pPr>
      <w:r>
        <w:t>A másolandó kódrészlet kijelölésekor tartsuk lenyomva az ALT-ot. Így a valóban releváns részekre korlátozhatjuk a kijelölést.</w:t>
      </w:r>
    </w:p>
    <w:p w14:paraId="0036C9F8" w14:textId="77777777" w:rsidR="006459E6" w:rsidRDefault="006459E6" w:rsidP="006459E6">
      <w:pPr>
        <w:pStyle w:val="Kp"/>
      </w:pPr>
      <w:r>
        <w:rPr>
          <w:noProof/>
          <w:lang w:eastAsia="hu-HU"/>
        </w:rPr>
        <w:drawing>
          <wp:inline distT="0" distB="0" distL="0" distR="0" wp14:anchorId="595A745C" wp14:editId="2E231211">
            <wp:extent cx="2372264" cy="1330028"/>
            <wp:effectExtent l="0" t="0" r="0" b="381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6802" cy="1338179"/>
                    </a:xfrm>
                    <a:prstGeom prst="rect">
                      <a:avLst/>
                    </a:prstGeom>
                    <a:noFill/>
                    <a:ln>
                      <a:noFill/>
                    </a:ln>
                  </pic:spPr>
                </pic:pic>
              </a:graphicData>
            </a:graphic>
          </wp:inline>
        </w:drawing>
      </w:r>
    </w:p>
    <w:p w14:paraId="3AED7E34" w14:textId="56950A1E" w:rsidR="006459E6" w:rsidRPr="006459E6" w:rsidRDefault="003E2ECB" w:rsidP="00491D1C">
      <w:pPr>
        <w:pStyle w:val="Kpalrs"/>
      </w:pPr>
      <w:fldSimple w:instr=" SEQ ábra \* ARABIC ">
        <w:r w:rsidR="005B153C">
          <w:rPr>
            <w:noProof/>
          </w:rPr>
          <w:t>12</w:t>
        </w:r>
      </w:fldSimple>
      <w:r w:rsidR="006459E6">
        <w:t>. ábra: kódblokk kijelölése ALT+egérkurzor segítségével</w:t>
      </w:r>
    </w:p>
    <w:p w14:paraId="0068ABB3" w14:textId="4D1A9CEF" w:rsidR="00D07335" w:rsidRDefault="00D07335" w:rsidP="00650C7C">
      <w:r>
        <w:t>Kódr</w:t>
      </w:r>
      <w:r w:rsidR="00491D1C">
        <w:t>észletek beillesztésére semmiképpen ne képeket használjunk</w:t>
      </w:r>
      <w:r w:rsidR="009B2EED">
        <w:t>, hanem a közvetlenül beszúrt kódrészletekkel dolgozzunk</w:t>
      </w:r>
      <w:r w:rsidR="00491D1C">
        <w:t>.</w:t>
      </w:r>
      <w:r w:rsidR="009B2EED">
        <w:t xml:space="preserve"> A Visual Studio-ból kimásolt kódok alapvetően jól néznek ki, további szépítésre </w:t>
      </w:r>
      <w:r>
        <w:t xml:space="preserve">használjuk a </w:t>
      </w:r>
      <w:r w:rsidRPr="00D07335">
        <w:rPr>
          <w:rStyle w:val="Kiemels2"/>
        </w:rPr>
        <w:t>Kód</w:t>
      </w:r>
      <w:r>
        <w:t xml:space="preserve"> stílust.</w:t>
      </w:r>
    </w:p>
    <w:p w14:paraId="148D40CB" w14:textId="77777777" w:rsidR="00491D1C" w:rsidRPr="00491D1C" w:rsidRDefault="00491D1C" w:rsidP="00491D1C">
      <w:pPr>
        <w:pStyle w:val="Kd"/>
        <w:rPr>
          <w:color w:val="000000"/>
          <w:highlight w:val="white"/>
          <w:lang w:eastAsia="hu-HU"/>
        </w:rPr>
      </w:pPr>
      <w:r w:rsidRPr="00491D1C">
        <w:rPr>
          <w:highlight w:val="white"/>
          <w:lang w:eastAsia="hu-HU"/>
        </w:rPr>
        <w:t>static</w:t>
      </w:r>
      <w:r w:rsidRPr="00491D1C">
        <w:rPr>
          <w:color w:val="000000"/>
          <w:highlight w:val="white"/>
          <w:lang w:eastAsia="hu-HU"/>
        </w:rPr>
        <w:t xml:space="preserve"> </w:t>
      </w:r>
      <w:r w:rsidRPr="00491D1C">
        <w:rPr>
          <w:highlight w:val="white"/>
          <w:lang w:eastAsia="hu-HU"/>
        </w:rPr>
        <w:t>void</w:t>
      </w:r>
      <w:r w:rsidRPr="00491D1C">
        <w:rPr>
          <w:color w:val="000000"/>
          <w:highlight w:val="white"/>
          <w:lang w:eastAsia="hu-HU"/>
        </w:rPr>
        <w:t xml:space="preserve"> Main(</w:t>
      </w:r>
      <w:r w:rsidRPr="00491D1C">
        <w:rPr>
          <w:highlight w:val="white"/>
          <w:lang w:eastAsia="hu-HU"/>
        </w:rPr>
        <w:t>string</w:t>
      </w:r>
      <w:r w:rsidRPr="00491D1C">
        <w:rPr>
          <w:color w:val="000000"/>
          <w:highlight w:val="white"/>
          <w:lang w:eastAsia="hu-HU"/>
        </w:rPr>
        <w:t>[] args)</w:t>
      </w:r>
    </w:p>
    <w:p w14:paraId="09FB5CE7" w14:textId="77777777" w:rsidR="00491D1C" w:rsidRPr="00491D1C" w:rsidRDefault="00491D1C" w:rsidP="00491D1C">
      <w:pPr>
        <w:pStyle w:val="Kd"/>
        <w:rPr>
          <w:color w:val="000000"/>
          <w:highlight w:val="white"/>
          <w:lang w:eastAsia="hu-HU"/>
        </w:rPr>
      </w:pPr>
      <w:r w:rsidRPr="00491D1C">
        <w:rPr>
          <w:color w:val="000000"/>
          <w:highlight w:val="white"/>
          <w:lang w:eastAsia="hu-HU"/>
        </w:rPr>
        <w:t>{</w:t>
      </w:r>
    </w:p>
    <w:p w14:paraId="0B27C364"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highlight w:val="white"/>
          <w:lang w:eastAsia="hu-HU"/>
        </w:rPr>
        <w:t>var</w:t>
      </w:r>
      <w:r w:rsidRPr="00491D1C">
        <w:rPr>
          <w:color w:val="000000"/>
          <w:highlight w:val="white"/>
          <w:lang w:eastAsia="hu-HU"/>
        </w:rPr>
        <w:t xml:space="preserve"> ci = </w:t>
      </w:r>
      <w:r w:rsidRPr="00491D1C">
        <w:rPr>
          <w:highlight w:val="white"/>
          <w:lang w:eastAsia="hu-HU"/>
        </w:rPr>
        <w:t>new</w:t>
      </w:r>
      <w:r w:rsidRPr="00491D1C">
        <w:rPr>
          <w:color w:val="000000"/>
          <w:highlight w:val="white"/>
          <w:lang w:eastAsia="hu-HU"/>
        </w:rPr>
        <w:t xml:space="preserve"> </w:t>
      </w:r>
      <w:r w:rsidRPr="00491D1C">
        <w:rPr>
          <w:color w:val="2B91AF"/>
          <w:highlight w:val="white"/>
          <w:lang w:eastAsia="hu-HU"/>
        </w:rPr>
        <w:t>CultureInfo</w:t>
      </w:r>
      <w:r w:rsidRPr="00491D1C">
        <w:rPr>
          <w:color w:val="000000"/>
          <w:highlight w:val="white"/>
          <w:lang w:eastAsia="hu-HU"/>
        </w:rPr>
        <w:t>(</w:t>
      </w:r>
      <w:r w:rsidRPr="00491D1C">
        <w:rPr>
          <w:color w:val="A31515"/>
          <w:highlight w:val="white"/>
          <w:lang w:eastAsia="hu-HU"/>
        </w:rPr>
        <w:t>"en-us"</w:t>
      </w:r>
      <w:r w:rsidRPr="00491D1C">
        <w:rPr>
          <w:color w:val="000000"/>
          <w:highlight w:val="white"/>
          <w:lang w:eastAsia="hu-HU"/>
        </w:rPr>
        <w:t>);</w:t>
      </w:r>
    </w:p>
    <w:p w14:paraId="0F7F9305"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ci.NumberFormat.CurrencySymbol = </w:t>
      </w:r>
      <w:r w:rsidRPr="00491D1C">
        <w:rPr>
          <w:color w:val="A31515"/>
          <w:highlight w:val="white"/>
          <w:lang w:eastAsia="hu-HU"/>
        </w:rPr>
        <w:t>""</w:t>
      </w:r>
      <w:r w:rsidRPr="00491D1C">
        <w:rPr>
          <w:color w:val="000000"/>
          <w:highlight w:val="white"/>
          <w:lang w:eastAsia="hu-HU"/>
        </w:rPr>
        <w:t>;</w:t>
      </w:r>
    </w:p>
    <w:p w14:paraId="2C37E96E"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color w:val="2B91AF"/>
          <w:highlight w:val="white"/>
          <w:lang w:eastAsia="hu-HU"/>
        </w:rPr>
        <w:t>Thread</w:t>
      </w:r>
      <w:r w:rsidRPr="00491D1C">
        <w:rPr>
          <w:color w:val="000000"/>
          <w:highlight w:val="white"/>
          <w:lang w:eastAsia="hu-HU"/>
        </w:rPr>
        <w:t>.CurrentThread.CurrentCulture = ci;</w:t>
      </w:r>
    </w:p>
    <w:p w14:paraId="7802E6CA"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color w:val="2B91AF"/>
          <w:highlight w:val="white"/>
          <w:lang w:eastAsia="hu-HU"/>
        </w:rPr>
        <w:t>Console</w:t>
      </w:r>
      <w:r w:rsidRPr="00491D1C">
        <w:rPr>
          <w:color w:val="000000"/>
          <w:highlight w:val="white"/>
          <w:lang w:eastAsia="hu-HU"/>
        </w:rPr>
        <w:t>.WriteLine(ci);</w:t>
      </w:r>
    </w:p>
    <w:p w14:paraId="225CDEAD" w14:textId="77777777" w:rsidR="00491D1C" w:rsidRPr="00491D1C" w:rsidRDefault="00491D1C" w:rsidP="00491D1C">
      <w:pPr>
        <w:pStyle w:val="Kd"/>
        <w:rPr>
          <w:color w:val="000000"/>
          <w:highlight w:val="white"/>
          <w:lang w:eastAsia="hu-HU"/>
        </w:rPr>
      </w:pPr>
      <w:r w:rsidRPr="00491D1C">
        <w:rPr>
          <w:color w:val="000000"/>
          <w:highlight w:val="white"/>
          <w:lang w:eastAsia="hu-HU"/>
        </w:rPr>
        <w:lastRenderedPageBreak/>
        <w:t xml:space="preserve">  </w:t>
      </w:r>
      <w:r w:rsidRPr="00491D1C">
        <w:rPr>
          <w:color w:val="2B91AF"/>
          <w:highlight w:val="white"/>
          <w:lang w:eastAsia="hu-HU"/>
        </w:rPr>
        <w:t>Console</w:t>
      </w:r>
      <w:r w:rsidRPr="00491D1C">
        <w:rPr>
          <w:color w:val="000000"/>
          <w:highlight w:val="white"/>
          <w:lang w:eastAsia="hu-HU"/>
        </w:rPr>
        <w:t>.WriteLine(</w:t>
      </w:r>
      <w:r w:rsidRPr="00491D1C">
        <w:rPr>
          <w:color w:val="A31515"/>
          <w:highlight w:val="white"/>
          <w:lang w:eastAsia="hu-HU"/>
        </w:rPr>
        <w:t>"{0:c}"</w:t>
      </w:r>
      <w:r w:rsidRPr="00491D1C">
        <w:rPr>
          <w:color w:val="000000"/>
          <w:highlight w:val="white"/>
          <w:lang w:eastAsia="hu-HU"/>
        </w:rPr>
        <w:t>, 5.66);</w:t>
      </w:r>
    </w:p>
    <w:p w14:paraId="723DC2FE" w14:textId="5FD76019" w:rsidR="00491D1C" w:rsidRPr="00491D1C" w:rsidRDefault="00491D1C" w:rsidP="00491D1C">
      <w:pPr>
        <w:pStyle w:val="Kd"/>
      </w:pPr>
      <w:r w:rsidRPr="00491D1C">
        <w:rPr>
          <w:color w:val="000000"/>
          <w:highlight w:val="white"/>
          <w:lang w:eastAsia="hu-HU"/>
        </w:rPr>
        <w:t>}</w:t>
      </w:r>
    </w:p>
    <w:p w14:paraId="224DC34E" w14:textId="77777777" w:rsidR="00225F65" w:rsidRDefault="00225F65" w:rsidP="00225F65">
      <w:pPr>
        <w:pStyle w:val="Cmsor3"/>
      </w:pPr>
      <w:bookmarkStart w:id="84" w:name="_Toc332797402"/>
      <w:bookmarkStart w:id="85" w:name="_Toc206593441"/>
      <w:r>
        <w:t>Irodalomjegyzék</w:t>
      </w:r>
      <w:bookmarkEnd w:id="84"/>
      <w:bookmarkEnd w:id="85"/>
    </w:p>
    <w:p w14:paraId="1C4A5484" w14:textId="77777777" w:rsidR="00225F65" w:rsidRDefault="00225F65" w:rsidP="00225F65">
      <w:r>
        <w:t xml:space="preserve">Az Irodalomjegyzékben szereplő hivatkozásokat </w:t>
      </w:r>
      <w:r w:rsidRPr="00225F65">
        <w:rPr>
          <w:rStyle w:val="Kiemels2"/>
        </w:rPr>
        <w:t xml:space="preserve">Irodalomjegyzék </w:t>
      </w:r>
      <w:r w:rsidR="00700E3A">
        <w:rPr>
          <w:rStyle w:val="Kiemels2"/>
        </w:rPr>
        <w:t>sor</w:t>
      </w:r>
      <w:r>
        <w:t xml:space="preserve"> stílussal formázzuk, a címüket pedig </w:t>
      </w:r>
      <w:r w:rsidRPr="00225F65">
        <w:rPr>
          <w:rStyle w:val="Kiemels2"/>
        </w:rPr>
        <w:t xml:space="preserve">Irodalomjegyzék forrás </w:t>
      </w:r>
      <w:r>
        <w:t>stílussal emeljük ki.</w:t>
      </w:r>
    </w:p>
    <w:p w14:paraId="6A9902E0" w14:textId="7E8782E5" w:rsidR="00730B3C" w:rsidRDefault="00730B3C" w:rsidP="00225F65">
      <w:r>
        <w:t xml:space="preserve">A szövegbe a hivatkozásokat a </w:t>
      </w:r>
      <w:r w:rsidRPr="00730B3C">
        <w:rPr>
          <w:rStyle w:val="Kiemels"/>
        </w:rPr>
        <w:t>Kereszthivatkozás beszúrása</w:t>
      </w:r>
      <w:r>
        <w:t xml:space="preserve"> (Insert cross-reference) funkcióval helyezzük el (példa egy így beszúrt hivatkozásra: </w:t>
      </w:r>
      <w:r>
        <w:fldChar w:fldCharType="begin"/>
      </w:r>
      <w:r>
        <w:instrText xml:space="preserve"> REF _Ref332797594 \r \h </w:instrText>
      </w:r>
      <w:r>
        <w:fldChar w:fldCharType="separate"/>
      </w:r>
      <w:r w:rsidR="005B153C">
        <w:rPr>
          <w:b/>
          <w:bCs/>
        </w:rPr>
        <w:t>Hiba! A hivatkozási forrás nem található.</w:t>
      </w:r>
      <w:r>
        <w:fldChar w:fldCharType="end"/>
      </w:r>
      <w:r>
        <w:t>), így azok automatikusan frissülnek a hivatkozások átrendezésekor.</w:t>
      </w:r>
    </w:p>
    <w:p w14:paraId="0B102AB0" w14:textId="77777777" w:rsidR="00B4104A" w:rsidRDefault="00B4104A" w:rsidP="009B2EED">
      <w:pPr>
        <w:pStyle w:val="Cmsor2"/>
      </w:pPr>
      <w:bookmarkStart w:id="86" w:name="_Toc332797403"/>
      <w:bookmarkStart w:id="87" w:name="_Toc206593442"/>
      <w:commentRangeStart w:id="88"/>
      <w:r>
        <w:t>Utolsó simítások</w:t>
      </w:r>
      <w:bookmarkEnd w:id="86"/>
      <w:commentRangeEnd w:id="88"/>
      <w:r w:rsidR="00C5092E">
        <w:rPr>
          <w:rStyle w:val="Jegyzethivatkozs"/>
          <w:rFonts w:cs="Times New Roman"/>
          <w:b w:val="0"/>
          <w:bCs w:val="0"/>
          <w:iCs w:val="0"/>
        </w:rPr>
        <w:commentReference w:id="88"/>
      </w:r>
      <w:bookmarkEnd w:id="87"/>
    </w:p>
    <w:p w14:paraId="06425737" w14:textId="77777777" w:rsidR="0037381F" w:rsidRDefault="0037381F" w:rsidP="009B2EED">
      <w:pPr>
        <w:ind w:firstLine="0"/>
      </w:pPr>
      <w:r>
        <w:t>Miután elkészültünk a dokumentációval, ne felejtsük el a következő lépéseket:</w:t>
      </w:r>
    </w:p>
    <w:p w14:paraId="3A189214" w14:textId="77777777" w:rsidR="0037381F" w:rsidRDefault="0037381F" w:rsidP="00C53F92">
      <w:pPr>
        <w:numPr>
          <w:ilvl w:val="0"/>
          <w:numId w:val="12"/>
        </w:numPr>
      </w:pPr>
      <w:r w:rsidRPr="0037381F">
        <w:rPr>
          <w:rStyle w:val="Kiemels"/>
        </w:rPr>
        <w:t>Kereszthivatkozások frissítése:</w:t>
      </w:r>
      <w:r>
        <w:t xml:space="preserve"> miután kijelöltük a teljes szöveget (Ctrl+A), nyomjuk meg az F9 billentyűt, és a Word frissíti az összes kereszthivatkozást. Ilyenkor ellenőrizzük, hogy nem jelent-e meg valahol a "Hiba! A könyvjelző nem létezik." szöveg.</w:t>
      </w:r>
    </w:p>
    <w:p w14:paraId="5BA8CC7A" w14:textId="77777777" w:rsidR="0037381F" w:rsidRDefault="0037381F" w:rsidP="00C53F92">
      <w:pPr>
        <w:numPr>
          <w:ilvl w:val="0"/>
          <w:numId w:val="12"/>
        </w:numPr>
      </w:pPr>
      <w:r w:rsidRPr="0037381F">
        <w:rPr>
          <w:rStyle w:val="Kiemels"/>
        </w:rPr>
        <w:t>Dokumentum tulajdonságok megadása:</w:t>
      </w:r>
      <w:r>
        <w:t xml:space="preserve"> a dokumentumhoz tartozó meta adatok kitöltése (szerző, cím, kulcsszavak stb.). Erre való a Dokumentum tulajdonságai panel, mely a Fájl / Információ / Tulajdonságok / Dokumentumpanel megjelenítése úton érhető el.</w:t>
      </w:r>
    </w:p>
    <w:p w14:paraId="75B93B89" w14:textId="77777777" w:rsidR="0037381F" w:rsidRDefault="0037381F" w:rsidP="00C53F92">
      <w:pPr>
        <w:numPr>
          <w:ilvl w:val="0"/>
          <w:numId w:val="12"/>
        </w:numPr>
      </w:pPr>
      <w:r w:rsidRPr="0037381F">
        <w:rPr>
          <w:rStyle w:val="Kiemels"/>
        </w:rPr>
        <w:t>Kinézet ellenőrzése PDF-ben:</w:t>
      </w:r>
      <w:r>
        <w:t xml:space="preserve"> a legjobb teszt a végén, ha PDF-et készítünk a dokumentumból, és azt leellenőrizzük. </w:t>
      </w:r>
    </w:p>
    <w:p w14:paraId="4DAB92DF" w14:textId="77777777" w:rsidR="001B0EB9" w:rsidRDefault="001B0EB9" w:rsidP="001B0EB9"/>
    <w:p w14:paraId="6C2F62E7" w14:textId="775D6CB0" w:rsidR="001B0EB9" w:rsidRDefault="001B0EB9" w:rsidP="001B0EB9">
      <w:pPr>
        <w:pStyle w:val="Cmsor1"/>
      </w:pPr>
      <w:bookmarkStart w:id="89" w:name="_Toc206593443"/>
      <w:r>
        <w:lastRenderedPageBreak/>
        <w:t>További kérdések</w:t>
      </w:r>
      <w:bookmarkEnd w:id="89"/>
    </w:p>
    <w:p w14:paraId="0E9E902E" w14:textId="77777777" w:rsidR="005B153C" w:rsidRDefault="00D20819" w:rsidP="001B0EB9">
      <w:r>
        <w:t>E dokumentumban igyekeztünk a leggyakrabban felmerülő kérdéseket megválaszolni a dolgozat készítésével kapcsolatban. Amennyiben a témaválasztással, beadással</w:t>
      </w:r>
      <w:r w:rsidR="005B153C">
        <w:t>, külsős témákkal stb. kapcsolatban vannak kérdéseid érdemes meglátogatnod a tudástárunkat:</w:t>
      </w:r>
    </w:p>
    <w:p w14:paraId="6C80E9FD" w14:textId="2FB57C72" w:rsidR="001B0EB9" w:rsidRPr="001B0EB9" w:rsidRDefault="00FC2BF4" w:rsidP="001B0EB9">
      <w:hyperlink r:id="rId28" w:history="1">
        <w:r w:rsidR="005B153C" w:rsidRPr="000C7555">
          <w:rPr>
            <w:rStyle w:val="Hiperhivatkozs"/>
          </w:rPr>
          <w:t>https://zarovizsga.aut.bme.hu/articles</w:t>
        </w:r>
      </w:hyperlink>
      <w:r w:rsidR="005B153C">
        <w:t xml:space="preserve">  </w:t>
      </w:r>
    </w:p>
    <w:p w14:paraId="5E2DE117" w14:textId="77777777" w:rsidR="00225F65" w:rsidRPr="0037381F" w:rsidRDefault="00225F65" w:rsidP="00225F65"/>
    <w:bookmarkStart w:id="90" w:name="_Toc206593444" w:displacedByCustomXml="next"/>
    <w:sdt>
      <w:sdtPr>
        <w:rPr>
          <w:rFonts w:cs="Times New Roman"/>
          <w:b w:val="0"/>
          <w:bCs w:val="0"/>
          <w:kern w:val="0"/>
          <w:sz w:val="24"/>
          <w:szCs w:val="24"/>
        </w:rPr>
        <w:id w:val="1622036989"/>
        <w:docPartObj>
          <w:docPartGallery w:val="Bibliographies"/>
          <w:docPartUnique/>
        </w:docPartObj>
      </w:sdtPr>
      <w:sdtEndPr/>
      <w:sdtContent>
        <w:p w14:paraId="66E4F42D" w14:textId="633F8E41" w:rsidR="009B2EED" w:rsidRDefault="009B2EED">
          <w:pPr>
            <w:pStyle w:val="Cmsor1"/>
          </w:pPr>
          <w:r>
            <w:t>Irodalomjegyzék</w:t>
          </w:r>
          <w:bookmarkEnd w:id="90"/>
        </w:p>
        <w:sdt>
          <w:sdtPr>
            <w:id w:val="111145805"/>
            <w:bibliography/>
          </w:sdtPr>
          <w:sdtEndPr/>
          <w:sdtContent>
            <w:p w14:paraId="68C2A2F4" w14:textId="77777777" w:rsidR="005B153C" w:rsidRDefault="009B2EED">
              <w:pPr>
                <w:rPr>
                  <w:noProof/>
                  <w:sz w:val="20"/>
                  <w:szCs w:val="20"/>
                  <w:lang w:eastAsia="hu-HU"/>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149"/>
              </w:tblGrid>
              <w:tr w:rsidR="005B153C" w14:paraId="27CF65DC" w14:textId="77777777">
                <w:trPr>
                  <w:divId w:val="673920788"/>
                  <w:tblCellSpacing w:w="15" w:type="dxa"/>
                </w:trPr>
                <w:tc>
                  <w:tcPr>
                    <w:tcW w:w="50" w:type="pct"/>
                    <w:hideMark/>
                  </w:tcPr>
                  <w:p w14:paraId="2505D6EB" w14:textId="4B2515D0" w:rsidR="005B153C" w:rsidRDefault="005B153C">
                    <w:pPr>
                      <w:pStyle w:val="Irodalomjegyzk"/>
                    </w:pPr>
                    <w:r>
                      <w:t xml:space="preserve">[1] </w:t>
                    </w:r>
                  </w:p>
                </w:tc>
                <w:tc>
                  <w:tcPr>
                    <w:tcW w:w="0" w:type="auto"/>
                    <w:hideMark/>
                  </w:tcPr>
                  <w:p w14:paraId="6C12C9AA" w14:textId="77777777" w:rsidR="005B153C" w:rsidRDefault="005B153C">
                    <w:pPr>
                      <w:pStyle w:val="Irodalomjegyzk"/>
                    </w:pPr>
                    <w:r>
                      <w:t>P. Koopman, „How to Write an Abstract,” október 1997. [Online]. Available: https://users.ece.cmu.edu/~koopman/essays/abstract.html. [Hozzáférés dátuma: 20 október 2015].</w:t>
                    </w:r>
                  </w:p>
                </w:tc>
              </w:tr>
              <w:tr w:rsidR="005B153C" w14:paraId="144FF27B" w14:textId="77777777">
                <w:trPr>
                  <w:divId w:val="673920788"/>
                  <w:tblCellSpacing w:w="15" w:type="dxa"/>
                </w:trPr>
                <w:tc>
                  <w:tcPr>
                    <w:tcW w:w="50" w:type="pct"/>
                    <w:hideMark/>
                  </w:tcPr>
                  <w:p w14:paraId="5A83805D" w14:textId="77777777" w:rsidR="005B153C" w:rsidRDefault="005B153C">
                    <w:pPr>
                      <w:pStyle w:val="Irodalomjegyzk"/>
                    </w:pPr>
                    <w:r>
                      <w:t xml:space="preserve">[2] </w:t>
                    </w:r>
                  </w:p>
                </w:tc>
                <w:tc>
                  <w:tcPr>
                    <w:tcW w:w="0" w:type="auto"/>
                    <w:hideMark/>
                  </w:tcPr>
                  <w:p w14:paraId="01E048A7" w14:textId="77777777" w:rsidR="005B153C" w:rsidRDefault="005B153C">
                    <w:pPr>
                      <w:pStyle w:val="Irodalomjegyzk"/>
                    </w:pPr>
                    <w:r>
                      <w:t>W3C, „HTML, The Web’s Core Language,” [Online]. Available: http://www.w3.org/html/. [Hozzáférés dátuma: 20 október 2015].</w:t>
                    </w:r>
                  </w:p>
                </w:tc>
              </w:tr>
              <w:tr w:rsidR="005B153C" w14:paraId="175752D3" w14:textId="77777777">
                <w:trPr>
                  <w:divId w:val="673920788"/>
                  <w:tblCellSpacing w:w="15" w:type="dxa"/>
                </w:trPr>
                <w:tc>
                  <w:tcPr>
                    <w:tcW w:w="50" w:type="pct"/>
                    <w:hideMark/>
                  </w:tcPr>
                  <w:p w14:paraId="5A161AEC" w14:textId="77777777" w:rsidR="005B153C" w:rsidRDefault="005B153C">
                    <w:pPr>
                      <w:pStyle w:val="Irodalomjegyzk"/>
                    </w:pPr>
                    <w:r>
                      <w:t xml:space="preserve">[3] </w:t>
                    </w:r>
                  </w:p>
                </w:tc>
                <w:tc>
                  <w:tcPr>
                    <w:tcW w:w="0" w:type="auto"/>
                    <w:hideMark/>
                  </w:tcPr>
                  <w:p w14:paraId="1D13B018" w14:textId="77777777" w:rsidR="005B153C" w:rsidRDefault="005B153C">
                    <w:pPr>
                      <w:pStyle w:val="Irodalomjegyzk"/>
                    </w:pPr>
                    <w:r>
                      <w:t>K. Nahtkasztlija, „Az idegen szavak toldalékolása,” június 2009. [Online]. Available: http://www.pcguru.hu/blog/kredenc/az-idegen-szavak-toldalekolasa/5062.</w:t>
                    </w:r>
                  </w:p>
                </w:tc>
              </w:tr>
            </w:tbl>
            <w:p w14:paraId="0C1134C8" w14:textId="77777777" w:rsidR="005B153C" w:rsidRDefault="005B153C">
              <w:pPr>
                <w:divId w:val="673920788"/>
                <w:rPr>
                  <w:noProof/>
                </w:rPr>
              </w:pPr>
            </w:p>
            <w:p w14:paraId="787848B2" w14:textId="0DBB79C4" w:rsidR="009B2EED" w:rsidRDefault="009B2EED">
              <w:r>
                <w:rPr>
                  <w:b/>
                  <w:bCs/>
                </w:rPr>
                <w:fldChar w:fldCharType="end"/>
              </w:r>
            </w:p>
          </w:sdtContent>
        </w:sdt>
      </w:sdtContent>
    </w:sdt>
    <w:p w14:paraId="1FDF7C1D" w14:textId="77777777" w:rsidR="009B2EED" w:rsidRPr="009B2EED" w:rsidRDefault="009B2EED" w:rsidP="009B2EED"/>
    <w:p w14:paraId="57128C5E" w14:textId="77777777" w:rsidR="00B50CAA" w:rsidRDefault="00B50CAA" w:rsidP="00816BCB">
      <w:pPr>
        <w:pStyle w:val="Fejezetcimszmozsnlkl"/>
      </w:pPr>
      <w:bookmarkStart w:id="91" w:name="_Toc206593445"/>
      <w:r>
        <w:lastRenderedPageBreak/>
        <w:t>Függelék</w:t>
      </w:r>
      <w:bookmarkEnd w:id="91"/>
    </w:p>
    <w:p w14:paraId="7D9FC970" w14:textId="77777777" w:rsidR="00B50CAA" w:rsidRDefault="00B50CAA" w:rsidP="00B50CAA"/>
    <w:sectPr w:rsidR="00B50CAA" w:rsidSect="00D23BFC">
      <w:headerReference w:type="even" r:id="rId29"/>
      <w:footerReference w:type="default" r:id="rId30"/>
      <w:type w:val="continuous"/>
      <w:pgSz w:w="11907" w:h="16840" w:code="9"/>
      <w:pgMar w:top="1418" w:right="1418" w:bottom="1418" w:left="1418" w:header="709" w:footer="709" w:gutter="567"/>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Kővári Bence" w:date="2015-10-19T10:54:00Z" w:initials="KB">
    <w:p w14:paraId="618D6E40" w14:textId="77777777" w:rsidR="00466AA4" w:rsidRDefault="00466AA4">
      <w:pPr>
        <w:pStyle w:val="Jegyzetszveg"/>
      </w:pPr>
      <w:r>
        <w:rPr>
          <w:rStyle w:val="Jegyzethivatkozs"/>
        </w:rPr>
        <w:annotationRef/>
      </w:r>
      <w:r>
        <w:t>saját neved</w:t>
      </w:r>
    </w:p>
  </w:comment>
  <w:comment w:id="1" w:author="Kővári Bence" w:date="2015-10-19T10:54:00Z" w:initials="KB">
    <w:p w14:paraId="09CB830A" w14:textId="77777777" w:rsidR="00466AA4" w:rsidRDefault="00466AA4">
      <w:pPr>
        <w:pStyle w:val="Jegyzetszveg"/>
      </w:pPr>
      <w:r>
        <w:rPr>
          <w:rStyle w:val="Jegyzethivatkozs"/>
        </w:rPr>
        <w:annotationRef/>
      </w:r>
      <w:r>
        <w:t>dolgozatod címe</w:t>
      </w:r>
    </w:p>
  </w:comment>
  <w:comment w:id="2" w:author="Kővári Bence" w:date="2015-10-19T10:54:00Z" w:initials="KB">
    <w:p w14:paraId="5F6EDECA" w14:textId="77777777" w:rsidR="00466AA4" w:rsidRDefault="00466AA4">
      <w:pPr>
        <w:pStyle w:val="Jegyzetszveg"/>
      </w:pPr>
      <w:r>
        <w:rPr>
          <w:rStyle w:val="Jegyzethivatkozs"/>
        </w:rPr>
        <w:annotationRef/>
      </w:r>
      <w:r>
        <w:t>konzulens(ek) nevei</w:t>
      </w:r>
    </w:p>
  </w:comment>
  <w:comment w:id="3" w:author="Kővári Bence" w:date="2015-10-19T10:55:00Z" w:initials="KB">
    <w:p w14:paraId="3B65C226" w14:textId="77777777" w:rsidR="00466AA4" w:rsidRDefault="00466AA4">
      <w:pPr>
        <w:pStyle w:val="Jegyzetszveg"/>
      </w:pPr>
      <w:r>
        <w:rPr>
          <w:rStyle w:val="Jegyzethivatkozs"/>
        </w:rPr>
        <w:annotationRef/>
      </w:r>
      <w:r>
        <w:t>beadás éve</w:t>
      </w:r>
    </w:p>
  </w:comment>
  <w:comment w:id="4" w:author="Bence Kovari" w:date="2025-08-20T14:14:00Z" w:initials="BK">
    <w:p w14:paraId="6615F9FC" w14:textId="77777777" w:rsidR="00656B73" w:rsidRDefault="00656B73" w:rsidP="00656B73">
      <w:pPr>
        <w:pStyle w:val="Jegyzetszveg"/>
        <w:ind w:firstLine="0"/>
        <w:jc w:val="left"/>
      </w:pPr>
      <w:r>
        <w:rPr>
          <w:rStyle w:val="Jegyzethivatkozs"/>
        </w:rPr>
        <w:annotationRef/>
      </w:r>
      <w:r>
        <w:t>Nyomtatás/beadás előtt ne felejtsd el a tartalomjegyzéket frissíteni</w:t>
      </w:r>
    </w:p>
  </w:comment>
  <w:comment w:id="5" w:author="Kővári Bence" w:date="2015-10-19T10:50:00Z" w:initials="KB">
    <w:p w14:paraId="49D612AE" w14:textId="431A589E" w:rsidR="00466AA4" w:rsidRDefault="00466AA4">
      <w:pPr>
        <w:pStyle w:val="Jegyzetszveg"/>
      </w:pPr>
      <w:r>
        <w:rPr>
          <w:rStyle w:val="Jegyzethivatkozs"/>
        </w:rPr>
        <w:annotationRef/>
      </w:r>
      <w:r>
        <w:t>saját neved</w:t>
      </w:r>
    </w:p>
  </w:comment>
  <w:comment w:id="6" w:author="Kővári Bence" w:date="2015-10-19T10:50:00Z" w:initials="KB">
    <w:p w14:paraId="3497861D" w14:textId="77777777" w:rsidR="00466AA4" w:rsidRDefault="00466AA4">
      <w:pPr>
        <w:pStyle w:val="Jegyzetszveg"/>
      </w:pPr>
      <w:r>
        <w:rPr>
          <w:rStyle w:val="Jegyzethivatkozs"/>
        </w:rPr>
        <w:annotationRef/>
      </w:r>
      <w:r>
        <w:t>Csak az egyiket hagyd a szövegben</w:t>
      </w:r>
    </w:p>
    <w:p w14:paraId="3400C567" w14:textId="77777777" w:rsidR="00466AA4" w:rsidRDefault="00466AA4">
      <w:pPr>
        <w:pStyle w:val="Jegyzetszveg"/>
      </w:pPr>
      <w:r>
        <w:t>BSc: szakdolgozatot</w:t>
      </w:r>
    </w:p>
    <w:p w14:paraId="1CA1C31B" w14:textId="77777777" w:rsidR="00466AA4" w:rsidRDefault="00466AA4">
      <w:pPr>
        <w:pStyle w:val="Jegyzetszveg"/>
      </w:pPr>
      <w:r>
        <w:t>MSc: diplomatervet</w:t>
      </w:r>
    </w:p>
  </w:comment>
  <w:comment w:id="7" w:author="Kővári Bence" w:date="2015-10-19T10:52:00Z" w:initials="KB">
    <w:p w14:paraId="04C6AF9D" w14:textId="77777777" w:rsidR="00B43950" w:rsidRDefault="00466AA4" w:rsidP="00B43950">
      <w:pPr>
        <w:pStyle w:val="Jegyzetszveg"/>
        <w:ind w:firstLine="0"/>
        <w:jc w:val="left"/>
      </w:pPr>
      <w:r>
        <w:rPr>
          <w:rStyle w:val="Jegyzethivatkozs"/>
        </w:rPr>
        <w:annotationRef/>
      </w:r>
      <w:r w:rsidR="00B43950">
        <w:t>Ne felejtsd el frissíteni</w:t>
      </w:r>
    </w:p>
  </w:comment>
  <w:comment w:id="8" w:author="Kővári Bence" w:date="2015-10-19T10:53:00Z" w:initials="KB">
    <w:p w14:paraId="554BD47A" w14:textId="24F71224" w:rsidR="00466AA4" w:rsidRDefault="00466AA4">
      <w:pPr>
        <w:pStyle w:val="Jegyzetszveg"/>
      </w:pPr>
      <w:r>
        <w:rPr>
          <w:rStyle w:val="Jegyzethivatkozs"/>
        </w:rPr>
        <w:annotationRef/>
      </w:r>
      <w:r>
        <w:t>Saját neved</w:t>
      </w:r>
    </w:p>
  </w:comment>
  <w:comment w:id="10" w:author="Kővári Bence" w:date="2015-10-19T11:12:00Z" w:initials="KB">
    <w:p w14:paraId="5923403C" w14:textId="77777777" w:rsidR="00466AA4" w:rsidRDefault="00466AA4">
      <w:pPr>
        <w:pStyle w:val="Jegyzetszveg"/>
      </w:pPr>
      <w:r>
        <w:rPr>
          <w:rStyle w:val="Jegyzethivatkozs"/>
        </w:rPr>
        <w:annotationRef/>
      </w:r>
      <w:r>
        <w:t>motiváció</w:t>
      </w:r>
    </w:p>
  </w:comment>
  <w:comment w:id="11" w:author="Kővári Bence" w:date="2015-10-19T11:12:00Z" w:initials="KB">
    <w:p w14:paraId="38641790" w14:textId="77777777" w:rsidR="00466AA4" w:rsidRDefault="00466AA4">
      <w:pPr>
        <w:pStyle w:val="Jegyzetszveg"/>
      </w:pPr>
      <w:r>
        <w:rPr>
          <w:rStyle w:val="Jegyzethivatkozs"/>
        </w:rPr>
        <w:annotationRef/>
      </w:r>
      <w:r>
        <w:t>probléma bemutatása</w:t>
      </w:r>
    </w:p>
  </w:comment>
  <w:comment w:id="12" w:author="Kővári Bence" w:date="2015-10-19T11:13:00Z" w:initials="KB">
    <w:p w14:paraId="72E8BA03" w14:textId="70DAF4B4" w:rsidR="00466AA4" w:rsidRDefault="00466AA4">
      <w:pPr>
        <w:pStyle w:val="Jegyzetszveg"/>
      </w:pPr>
      <w:r>
        <w:rPr>
          <w:rStyle w:val="Jegyzethivatkozs"/>
        </w:rPr>
        <w:annotationRef/>
      </w:r>
      <w:r>
        <w:t>megoldás bemutatása</w:t>
      </w:r>
    </w:p>
  </w:comment>
  <w:comment w:id="13" w:author="Kővári Bence" w:date="2015-10-19T11:17:00Z" w:initials="KB">
    <w:p w14:paraId="653508F6" w14:textId="1AEA834C" w:rsidR="00466AA4" w:rsidRDefault="00466AA4">
      <w:pPr>
        <w:pStyle w:val="Jegyzetszveg"/>
      </w:pPr>
      <w:r>
        <w:rPr>
          <w:rStyle w:val="Jegyzethivatkozs"/>
        </w:rPr>
        <w:annotationRef/>
      </w:r>
      <w:r>
        <w:t>eredmény összefoglalása</w:t>
      </w:r>
    </w:p>
  </w:comment>
  <w:comment w:id="14" w:author="Kővári Bence" w:date="2015-10-19T11:17:00Z" w:initials="KB">
    <w:p w14:paraId="3EA5B995" w14:textId="77777777" w:rsidR="00466AA4" w:rsidRDefault="00466AA4">
      <w:pPr>
        <w:pStyle w:val="Jegyzetszveg"/>
      </w:pPr>
      <w:r>
        <w:rPr>
          <w:rStyle w:val="Jegyzethivatkozs"/>
        </w:rPr>
        <w:annotationRef/>
      </w:r>
      <w:r>
        <w:t>konklúzió, kitekintés</w:t>
      </w:r>
    </w:p>
  </w:comment>
  <w:comment w:id="88" w:author="Csorba Kristóf" w:date="2016-01-29T17:02:00Z" w:initials="CK">
    <w:p w14:paraId="6630147E" w14:textId="19BCD3EA" w:rsidR="00466AA4" w:rsidRDefault="00466AA4">
      <w:pPr>
        <w:pStyle w:val="Jegyzetszveg"/>
      </w:pPr>
      <w:r>
        <w:rPr>
          <w:rStyle w:val="Jegyzethivatkozs"/>
        </w:rPr>
        <w:annotationRef/>
      </w:r>
      <w:r>
        <w:t>Feltöltéskor feltöltött dokumentum jóváhagyása. A késedelmes leadási határidő (konzulensi engedéllyel) pl. hosszabb betegség és hasonló esetekre vonatkozik. A rossz időgazdálkodás nem indokolja a határidő kitolását.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18D6E40" w15:done="0"/>
  <w15:commentEx w15:paraId="09CB830A" w15:done="0"/>
  <w15:commentEx w15:paraId="5F6EDECA" w15:done="0"/>
  <w15:commentEx w15:paraId="3B65C226" w15:done="0"/>
  <w15:commentEx w15:paraId="6615F9FC" w15:done="0"/>
  <w15:commentEx w15:paraId="49D612AE" w15:done="0"/>
  <w15:commentEx w15:paraId="1CA1C31B" w15:done="0"/>
  <w15:commentEx w15:paraId="04C6AF9D" w15:done="0"/>
  <w15:commentEx w15:paraId="554BD47A" w15:done="0"/>
  <w15:commentEx w15:paraId="5923403C" w15:done="0"/>
  <w15:commentEx w15:paraId="38641790" w15:done="0"/>
  <w15:commentEx w15:paraId="72E8BA03" w15:done="0"/>
  <w15:commentEx w15:paraId="653508F6" w15:done="0"/>
  <w15:commentEx w15:paraId="3EA5B995" w15:done="0"/>
  <w15:commentEx w15:paraId="663014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6B7F0" w16cex:dateUtc="2025-08-20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8D6E40" w16cid:durableId="445DDE5A"/>
  <w16cid:commentId w16cid:paraId="09CB830A" w16cid:durableId="3AEC4671"/>
  <w16cid:commentId w16cid:paraId="5F6EDECA" w16cid:durableId="6ADE3949"/>
  <w16cid:commentId w16cid:paraId="3B65C226" w16cid:durableId="431B94F8"/>
  <w16cid:commentId w16cid:paraId="6615F9FC" w16cid:durableId="6C46B7F0"/>
  <w16cid:commentId w16cid:paraId="49D612AE" w16cid:durableId="27059E5F"/>
  <w16cid:commentId w16cid:paraId="1CA1C31B" w16cid:durableId="6CFC8664"/>
  <w16cid:commentId w16cid:paraId="04C6AF9D" w16cid:durableId="24BD070A"/>
  <w16cid:commentId w16cid:paraId="554BD47A" w16cid:durableId="0FC082C4"/>
  <w16cid:commentId w16cid:paraId="5923403C" w16cid:durableId="139A3D49"/>
  <w16cid:commentId w16cid:paraId="38641790" w16cid:durableId="378AC0BB"/>
  <w16cid:commentId w16cid:paraId="72E8BA03" w16cid:durableId="5C15A178"/>
  <w16cid:commentId w16cid:paraId="653508F6" w16cid:durableId="619AA2B1"/>
  <w16cid:commentId w16cid:paraId="3EA5B995" w16cid:durableId="3751C42A"/>
  <w16cid:commentId w16cid:paraId="6630147E" w16cid:durableId="05FB68B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BB03D3" w14:textId="77777777" w:rsidR="00FC2BF4" w:rsidRDefault="00FC2BF4">
      <w:r>
        <w:separator/>
      </w:r>
    </w:p>
  </w:endnote>
  <w:endnote w:type="continuationSeparator" w:id="0">
    <w:p w14:paraId="11146D8C" w14:textId="77777777" w:rsidR="00FC2BF4" w:rsidRDefault="00FC2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6ACE6" w14:textId="77777777" w:rsidR="00466AA4" w:rsidRDefault="00466AA4">
    <w:pP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7C728" w14:textId="7ABB1554" w:rsidR="00466AA4" w:rsidRDefault="00466AA4" w:rsidP="00C00B3C">
    <w:pPr>
      <w:pStyle w:val="llb"/>
    </w:pPr>
    <w:r>
      <w:rPr>
        <w:rStyle w:val="Oldalszm"/>
      </w:rPr>
      <w:tab/>
    </w:r>
    <w:r>
      <w:rPr>
        <w:rStyle w:val="Oldalszm"/>
      </w:rPr>
      <w:fldChar w:fldCharType="begin"/>
    </w:r>
    <w:r>
      <w:rPr>
        <w:rStyle w:val="Oldalszm"/>
      </w:rPr>
      <w:instrText xml:space="preserve"> PAGE </w:instrText>
    </w:r>
    <w:r>
      <w:rPr>
        <w:rStyle w:val="Oldalszm"/>
      </w:rPr>
      <w:fldChar w:fldCharType="separate"/>
    </w:r>
    <w:r w:rsidR="00064A61">
      <w:rPr>
        <w:rStyle w:val="Oldalszm"/>
        <w:noProof/>
      </w:rPr>
      <w:t>14</w:t>
    </w:r>
    <w:r>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B7944E" w14:textId="77777777" w:rsidR="00FC2BF4" w:rsidRDefault="00FC2BF4">
      <w:r>
        <w:separator/>
      </w:r>
    </w:p>
  </w:footnote>
  <w:footnote w:type="continuationSeparator" w:id="0">
    <w:p w14:paraId="6DEE9755" w14:textId="77777777" w:rsidR="00FC2BF4" w:rsidRDefault="00FC2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6DC4B" w14:textId="77777777" w:rsidR="00466AA4" w:rsidRDefault="00466AA4"/>
  <w:p w14:paraId="2C6DFBBE" w14:textId="77777777" w:rsidR="00466AA4" w:rsidRDefault="00466AA4"/>
  <w:p w14:paraId="125F8157" w14:textId="77777777" w:rsidR="00466AA4" w:rsidRDefault="00466AA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15EE0508"/>
    <w:multiLevelType w:val="multilevel"/>
    <w:tmpl w:val="418E4214"/>
    <w:numStyleLink w:val="tmutatszmozottlista"/>
  </w:abstractNum>
  <w:abstractNum w:abstractNumId="14"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6"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7"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4"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99C3B84"/>
    <w:multiLevelType w:val="multilevel"/>
    <w:tmpl w:val="C3565810"/>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6"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10"/>
  </w:num>
  <w:num w:numId="2">
    <w:abstractNumId w:val="25"/>
  </w:num>
  <w:num w:numId="3">
    <w:abstractNumId w:val="14"/>
  </w:num>
  <w:num w:numId="4">
    <w:abstractNumId w:val="20"/>
  </w:num>
  <w:num w:numId="5">
    <w:abstractNumId w:val="21"/>
  </w:num>
  <w:num w:numId="6">
    <w:abstractNumId w:val="22"/>
  </w:num>
  <w:num w:numId="7">
    <w:abstractNumId w:val="17"/>
  </w:num>
  <w:num w:numId="8">
    <w:abstractNumId w:val="13"/>
  </w:num>
  <w:num w:numId="9">
    <w:abstractNumId w:val="18"/>
  </w:num>
  <w:num w:numId="10">
    <w:abstractNumId w:val="26"/>
  </w:num>
  <w:num w:numId="11">
    <w:abstractNumId w:val="19"/>
  </w:num>
  <w:num w:numId="12">
    <w:abstractNumId w:val="24"/>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1"/>
  </w:num>
  <w:num w:numId="24">
    <w:abstractNumId w:val="16"/>
  </w:num>
  <w:num w:numId="25">
    <w:abstractNumId w:val="12"/>
  </w:num>
  <w:num w:numId="26">
    <w:abstractNumId w:val="15"/>
  </w:num>
  <w:num w:numId="27">
    <w:abstractNumId w:val="2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ővári Bence">
    <w15:presenceInfo w15:providerId="Windows Live" w15:userId="5be86d7ee7dc6027"/>
  </w15:person>
  <w15:person w15:author="Bence Kovari">
    <w15:presenceInfo w15:providerId="Windows Live" w15:userId="5be86d7ee7dc6027"/>
  </w15:person>
  <w15:person w15:author="Csorba Kristóf">
    <w15:presenceInfo w15:providerId="Windows Live" w15:userId="0b2a38fcb9e2ea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CAA"/>
    <w:rsid w:val="000062F4"/>
    <w:rsid w:val="0001192F"/>
    <w:rsid w:val="0003623B"/>
    <w:rsid w:val="00064A61"/>
    <w:rsid w:val="000A3B32"/>
    <w:rsid w:val="000A7483"/>
    <w:rsid w:val="000B51F4"/>
    <w:rsid w:val="000B53E0"/>
    <w:rsid w:val="000C54C4"/>
    <w:rsid w:val="000F3EA7"/>
    <w:rsid w:val="000F4BAD"/>
    <w:rsid w:val="001522F2"/>
    <w:rsid w:val="00153800"/>
    <w:rsid w:val="00162CD5"/>
    <w:rsid w:val="00171054"/>
    <w:rsid w:val="001A57BC"/>
    <w:rsid w:val="001B0EB9"/>
    <w:rsid w:val="00203E00"/>
    <w:rsid w:val="00206F72"/>
    <w:rsid w:val="002102C3"/>
    <w:rsid w:val="00225F65"/>
    <w:rsid w:val="00227347"/>
    <w:rsid w:val="002673E9"/>
    <w:rsid w:val="00267677"/>
    <w:rsid w:val="002841F9"/>
    <w:rsid w:val="002D0621"/>
    <w:rsid w:val="002D2C06"/>
    <w:rsid w:val="002D6BCD"/>
    <w:rsid w:val="002D7DA9"/>
    <w:rsid w:val="002E1D2A"/>
    <w:rsid w:val="00302BB3"/>
    <w:rsid w:val="00305E08"/>
    <w:rsid w:val="00313013"/>
    <w:rsid w:val="00350AEC"/>
    <w:rsid w:val="0037381F"/>
    <w:rsid w:val="003A35F5"/>
    <w:rsid w:val="003A4CDB"/>
    <w:rsid w:val="003B77D0"/>
    <w:rsid w:val="003E2ECB"/>
    <w:rsid w:val="003E3027"/>
    <w:rsid w:val="003E70B1"/>
    <w:rsid w:val="003F343A"/>
    <w:rsid w:val="003F5425"/>
    <w:rsid w:val="00410924"/>
    <w:rsid w:val="00463BC0"/>
    <w:rsid w:val="00466AA4"/>
    <w:rsid w:val="004713CD"/>
    <w:rsid w:val="0048395A"/>
    <w:rsid w:val="004851C7"/>
    <w:rsid w:val="00491D1C"/>
    <w:rsid w:val="004A2BB6"/>
    <w:rsid w:val="004B5184"/>
    <w:rsid w:val="00502632"/>
    <w:rsid w:val="00502A30"/>
    <w:rsid w:val="00526A1B"/>
    <w:rsid w:val="005334AD"/>
    <w:rsid w:val="00545C6C"/>
    <w:rsid w:val="00546F45"/>
    <w:rsid w:val="005524FC"/>
    <w:rsid w:val="00570D18"/>
    <w:rsid w:val="00576495"/>
    <w:rsid w:val="005A45E5"/>
    <w:rsid w:val="005B153C"/>
    <w:rsid w:val="005B779E"/>
    <w:rsid w:val="005D3443"/>
    <w:rsid w:val="005E01E0"/>
    <w:rsid w:val="006025D6"/>
    <w:rsid w:val="006034C7"/>
    <w:rsid w:val="00607AF9"/>
    <w:rsid w:val="0062185B"/>
    <w:rsid w:val="00630A92"/>
    <w:rsid w:val="0063585C"/>
    <w:rsid w:val="00641018"/>
    <w:rsid w:val="006459E6"/>
    <w:rsid w:val="00650C7C"/>
    <w:rsid w:val="00656B73"/>
    <w:rsid w:val="00675281"/>
    <w:rsid w:val="00681E99"/>
    <w:rsid w:val="00692605"/>
    <w:rsid w:val="006A1B7F"/>
    <w:rsid w:val="006D338C"/>
    <w:rsid w:val="006E3115"/>
    <w:rsid w:val="006E4E19"/>
    <w:rsid w:val="006F15B3"/>
    <w:rsid w:val="006F512E"/>
    <w:rsid w:val="00700E3A"/>
    <w:rsid w:val="0072494D"/>
    <w:rsid w:val="00730B3C"/>
    <w:rsid w:val="00756D62"/>
    <w:rsid w:val="007B5CF7"/>
    <w:rsid w:val="007D7173"/>
    <w:rsid w:val="00816BCB"/>
    <w:rsid w:val="00834821"/>
    <w:rsid w:val="00843159"/>
    <w:rsid w:val="00854BDC"/>
    <w:rsid w:val="00863DAF"/>
    <w:rsid w:val="0087571E"/>
    <w:rsid w:val="00877820"/>
    <w:rsid w:val="008A3762"/>
    <w:rsid w:val="008B204B"/>
    <w:rsid w:val="008C5682"/>
    <w:rsid w:val="008E45AB"/>
    <w:rsid w:val="008E7228"/>
    <w:rsid w:val="008F68CC"/>
    <w:rsid w:val="00903536"/>
    <w:rsid w:val="0090541F"/>
    <w:rsid w:val="0091186B"/>
    <w:rsid w:val="00940CB1"/>
    <w:rsid w:val="0098532E"/>
    <w:rsid w:val="00993628"/>
    <w:rsid w:val="00993864"/>
    <w:rsid w:val="009B1AB8"/>
    <w:rsid w:val="009B2EED"/>
    <w:rsid w:val="009C1C93"/>
    <w:rsid w:val="009D2FD8"/>
    <w:rsid w:val="009D4362"/>
    <w:rsid w:val="009F5C1D"/>
    <w:rsid w:val="00A34DC4"/>
    <w:rsid w:val="00A65968"/>
    <w:rsid w:val="00A9757F"/>
    <w:rsid w:val="00AB511F"/>
    <w:rsid w:val="00AC55E8"/>
    <w:rsid w:val="00AE05C4"/>
    <w:rsid w:val="00B13FD0"/>
    <w:rsid w:val="00B4104A"/>
    <w:rsid w:val="00B43950"/>
    <w:rsid w:val="00B50B49"/>
    <w:rsid w:val="00B50CAA"/>
    <w:rsid w:val="00B96880"/>
    <w:rsid w:val="00BC6270"/>
    <w:rsid w:val="00C00B3C"/>
    <w:rsid w:val="00C2686E"/>
    <w:rsid w:val="00C31260"/>
    <w:rsid w:val="00C5092E"/>
    <w:rsid w:val="00C53F92"/>
    <w:rsid w:val="00C73DEE"/>
    <w:rsid w:val="00C7578F"/>
    <w:rsid w:val="00C84D92"/>
    <w:rsid w:val="00C90EDB"/>
    <w:rsid w:val="00C94815"/>
    <w:rsid w:val="00CC0158"/>
    <w:rsid w:val="00CC2118"/>
    <w:rsid w:val="00D07335"/>
    <w:rsid w:val="00D1632F"/>
    <w:rsid w:val="00D20819"/>
    <w:rsid w:val="00D22B3E"/>
    <w:rsid w:val="00D23BFC"/>
    <w:rsid w:val="00D37EC8"/>
    <w:rsid w:val="00D429F2"/>
    <w:rsid w:val="00D53F5A"/>
    <w:rsid w:val="00D81927"/>
    <w:rsid w:val="00D82885"/>
    <w:rsid w:val="00D95E2C"/>
    <w:rsid w:val="00DD6A58"/>
    <w:rsid w:val="00E03AC2"/>
    <w:rsid w:val="00E07EE4"/>
    <w:rsid w:val="00E20536"/>
    <w:rsid w:val="00E32409"/>
    <w:rsid w:val="00E42F0D"/>
    <w:rsid w:val="00E614EE"/>
    <w:rsid w:val="00E8385C"/>
    <w:rsid w:val="00E86A0C"/>
    <w:rsid w:val="00EB3CD7"/>
    <w:rsid w:val="00ED5BBC"/>
    <w:rsid w:val="00EE1A1F"/>
    <w:rsid w:val="00EE2264"/>
    <w:rsid w:val="00F050F9"/>
    <w:rsid w:val="00F15A75"/>
    <w:rsid w:val="00F461CD"/>
    <w:rsid w:val="00F55256"/>
    <w:rsid w:val="00F8237C"/>
    <w:rsid w:val="00FC2BF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1726E71D-6AB8-4DA2-96B1-D1BEE5CD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2494D"/>
    <w:pPr>
      <w:spacing w:after="120" w:line="360" w:lineRule="auto"/>
      <w:ind w:firstLine="720"/>
      <w:jc w:val="both"/>
    </w:pPr>
    <w:rPr>
      <w:sz w:val="24"/>
      <w:szCs w:val="24"/>
      <w:lang w:eastAsia="en-US"/>
    </w:rPr>
  </w:style>
  <w:style w:type="paragraph" w:styleId="Cmsor1">
    <w:name w:val="heading 1"/>
    <w:basedOn w:val="Norml"/>
    <w:next w:val="Norml"/>
    <w:link w:val="Cmsor1Char"/>
    <w:autoRedefine/>
    <w:uiPriority w:val="9"/>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491D1C"/>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Jegyzethivatkozs">
    <w:name w:val="annotation reference"/>
    <w:basedOn w:val="Bekezdsalapbettpusa"/>
    <w:rsid w:val="00630A92"/>
    <w:rPr>
      <w:sz w:val="16"/>
      <w:szCs w:val="16"/>
    </w:rPr>
  </w:style>
  <w:style w:type="paragraph" w:styleId="Jegyzetszveg">
    <w:name w:val="annotation text"/>
    <w:basedOn w:val="Norml"/>
    <w:link w:val="JegyzetszvegChar"/>
    <w:rsid w:val="00630A92"/>
    <w:pPr>
      <w:spacing w:line="240" w:lineRule="auto"/>
    </w:pPr>
    <w:rPr>
      <w:sz w:val="20"/>
      <w:szCs w:val="20"/>
    </w:rPr>
  </w:style>
  <w:style w:type="character" w:customStyle="1" w:styleId="JegyzetszvegChar">
    <w:name w:val="Jegyzetszöveg Char"/>
    <w:basedOn w:val="Bekezdsalapbettpusa"/>
    <w:link w:val="Jegyzetszveg"/>
    <w:rsid w:val="00630A92"/>
    <w:rPr>
      <w:lang w:eastAsia="en-US"/>
    </w:rPr>
  </w:style>
  <w:style w:type="paragraph" w:styleId="Megjegyzstrgya">
    <w:name w:val="annotation subject"/>
    <w:basedOn w:val="Jegyzetszveg"/>
    <w:next w:val="Jegyzetszveg"/>
    <w:link w:val="MegjegyzstrgyaChar"/>
    <w:rsid w:val="00630A92"/>
    <w:rPr>
      <w:b/>
      <w:bCs/>
    </w:rPr>
  </w:style>
  <w:style w:type="character" w:customStyle="1" w:styleId="MegjegyzstrgyaChar">
    <w:name w:val="Megjegyzés tárgya Char"/>
    <w:basedOn w:val="JegyzetszvegChar"/>
    <w:link w:val="Megjegyzstrgya"/>
    <w:rsid w:val="00630A92"/>
    <w:rPr>
      <w:b/>
      <w:bCs/>
      <w:lang w:eastAsia="en-US"/>
    </w:rPr>
  </w:style>
  <w:style w:type="character" w:customStyle="1" w:styleId="Cmsor1Char">
    <w:name w:val="Címsor 1 Char"/>
    <w:basedOn w:val="Bekezdsalapbettpusa"/>
    <w:link w:val="Cmsor1"/>
    <w:uiPriority w:val="9"/>
    <w:rsid w:val="009B2EED"/>
    <w:rPr>
      <w:rFonts w:cs="Arial"/>
      <w:b/>
      <w:bCs/>
      <w:kern w:val="32"/>
      <w:sz w:val="36"/>
      <w:szCs w:val="32"/>
      <w:lang w:eastAsia="en-US"/>
    </w:rPr>
  </w:style>
  <w:style w:type="paragraph" w:styleId="Irodalomjegyzk">
    <w:name w:val="Bibliography"/>
    <w:basedOn w:val="Norml"/>
    <w:next w:val="Norml"/>
    <w:uiPriority w:val="37"/>
    <w:unhideWhenUsed/>
    <w:rsid w:val="009B2EED"/>
    <w:pPr>
      <w:ind w:firstLine="0"/>
    </w:pPr>
    <w:rPr>
      <w:noProof/>
    </w:rPr>
  </w:style>
  <w:style w:type="paragraph" w:styleId="Vltozat">
    <w:name w:val="Revision"/>
    <w:hidden/>
    <w:uiPriority w:val="99"/>
    <w:semiHidden/>
    <w:rsid w:val="00F8237C"/>
    <w:rPr>
      <w:sz w:val="24"/>
      <w:szCs w:val="24"/>
      <w:lang w:eastAsia="en-US"/>
    </w:rPr>
  </w:style>
  <w:style w:type="character" w:styleId="Mrltotthiperhivatkozs">
    <w:name w:val="FollowedHyperlink"/>
    <w:basedOn w:val="Bekezdsalapbettpusa"/>
    <w:rsid w:val="00CC0158"/>
    <w:rPr>
      <w:color w:val="954F72" w:themeColor="followedHyperlink"/>
      <w:u w:val="single"/>
    </w:rPr>
  </w:style>
  <w:style w:type="character" w:customStyle="1" w:styleId="UnresolvedMention">
    <w:name w:val="Unresolved Mention"/>
    <w:basedOn w:val="Bekezdsalapbettpusa"/>
    <w:uiPriority w:val="99"/>
    <w:semiHidden/>
    <w:unhideWhenUsed/>
    <w:rsid w:val="00F55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856551">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73920788">
      <w:bodyDiv w:val="1"/>
      <w:marLeft w:val="0"/>
      <w:marRight w:val="0"/>
      <w:marTop w:val="0"/>
      <w:marBottom w:val="0"/>
      <w:divBdr>
        <w:top w:val="none" w:sz="0" w:space="0" w:color="auto"/>
        <w:left w:val="none" w:sz="0" w:space="0" w:color="auto"/>
        <w:bottom w:val="none" w:sz="0" w:space="0" w:color="auto"/>
        <w:right w:val="none" w:sz="0" w:space="0" w:color="auto"/>
      </w:divBdr>
    </w:div>
    <w:div w:id="692658335">
      <w:bodyDiv w:val="1"/>
      <w:marLeft w:val="0"/>
      <w:marRight w:val="0"/>
      <w:marTop w:val="0"/>
      <w:marBottom w:val="0"/>
      <w:divBdr>
        <w:top w:val="none" w:sz="0" w:space="0" w:color="auto"/>
        <w:left w:val="none" w:sz="0" w:space="0" w:color="auto"/>
        <w:bottom w:val="none" w:sz="0" w:space="0" w:color="auto"/>
        <w:right w:val="none" w:sz="0" w:space="0" w:color="auto"/>
      </w:divBdr>
    </w:div>
    <w:div w:id="714157896">
      <w:bodyDiv w:val="1"/>
      <w:marLeft w:val="0"/>
      <w:marRight w:val="0"/>
      <w:marTop w:val="0"/>
      <w:marBottom w:val="0"/>
      <w:divBdr>
        <w:top w:val="none" w:sz="0" w:space="0" w:color="auto"/>
        <w:left w:val="none" w:sz="0" w:space="0" w:color="auto"/>
        <w:bottom w:val="none" w:sz="0" w:space="0" w:color="auto"/>
        <w:right w:val="none" w:sz="0" w:space="0" w:color="auto"/>
      </w:divBdr>
    </w:div>
    <w:div w:id="788821910">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83898665">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97294316">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92497751">
      <w:bodyDiv w:val="1"/>
      <w:marLeft w:val="0"/>
      <w:marRight w:val="0"/>
      <w:marTop w:val="0"/>
      <w:marBottom w:val="0"/>
      <w:divBdr>
        <w:top w:val="none" w:sz="0" w:space="0" w:color="auto"/>
        <w:left w:val="none" w:sz="0" w:space="0" w:color="auto"/>
        <w:bottom w:val="none" w:sz="0" w:space="0" w:color="auto"/>
        <w:right w:val="none" w:sz="0" w:space="0" w:color="auto"/>
      </w:divBdr>
    </w:div>
    <w:div w:id="1925145485">
      <w:bodyDiv w:val="1"/>
      <w:marLeft w:val="0"/>
      <w:marRight w:val="0"/>
      <w:marTop w:val="0"/>
      <w:marBottom w:val="0"/>
      <w:divBdr>
        <w:top w:val="none" w:sz="0" w:space="0" w:color="auto"/>
        <w:left w:val="none" w:sz="0" w:space="0" w:color="auto"/>
        <w:bottom w:val="none" w:sz="0" w:space="0" w:color="auto"/>
        <w:right w:val="none" w:sz="0" w:space="0" w:color="auto"/>
      </w:divBdr>
    </w:div>
    <w:div w:id="2025789834">
      <w:bodyDiv w:val="1"/>
      <w:marLeft w:val="0"/>
      <w:marRight w:val="0"/>
      <w:marTop w:val="0"/>
      <w:marBottom w:val="0"/>
      <w:divBdr>
        <w:top w:val="none" w:sz="0" w:space="0" w:color="auto"/>
        <w:left w:val="none" w:sz="0" w:space="0" w:color="auto"/>
        <w:bottom w:val="none" w:sz="0" w:space="0" w:color="auto"/>
        <w:right w:val="none" w:sz="0" w:space="0" w:color="auto"/>
      </w:divBdr>
    </w:div>
    <w:div w:id="210510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plomaterv.vik.bme.hu/"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s://www.aut.bme.hu/Pages/Gyik/Diploma"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zarovizsga.aut.bme.hu/articles" TargetMode="External"/><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vik.bme.hu/hallgatoknak/altalanos/mi-hasznalat-ajanlasok"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2.xml"/><Relationship Id="rId35" Type="http://schemas.microsoft.com/office/2016/09/relationships/commentsIds" Target="commentsIds.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Kor09</b:Tag>
    <b:SourceType>InternetSite</b:SourceType>
    <b:Guid>{80FE6383-D5C2-4E86-BF8E-FD2AD6F28E56}</b:Guid>
    <b:Author>
      <b:Author>
        <b:NameList>
          <b:Person>
            <b:Last>Nahtkasztlija</b:Last>
            <b:First>Korbácsi</b:First>
          </b:Person>
        </b:NameList>
      </b:Author>
    </b:Author>
    <b:Title>Az idegen szavak toldalékolása</b:Title>
    <b:InternetSiteTitle>PC Guru</b:InternetSiteTitle>
    <b:Year>2009</b:Year>
    <b:Month>június</b:Month>
    <b:URL>http://www.pcguru.hu/blog/kredenc/az-idegen-szavak-toldalekolasa/5062</b:URL>
    <b:RefOrder>3</b:RefOrder>
  </b:Source>
  <b:Source>
    <b:Tag>Phi97</b:Tag>
    <b:SourceType>InternetSite</b:SourceType>
    <b:Guid>{9794E31F-FD3C-45DA-A523-46A7167C17DC}</b:Guid>
    <b:Author>
      <b:Author>
        <b:NameList>
          <b:Person>
            <b:Last>Koopman</b:Last>
            <b:First>Philip</b:First>
          </b:Person>
        </b:NameList>
      </b:Author>
    </b:Author>
    <b:Title>How to Write an Abstract</b:Title>
    <b:Year>1997</b:Year>
    <b:Month>október</b:Month>
    <b:YearAccessed>2015</b:YearAccessed>
    <b:MonthAccessed>október</b:MonthAccessed>
    <b:DayAccessed>20</b:DayAccessed>
    <b:URL>https://users.ece.cmu.edu/~koopman/essays/abstract.html</b:URL>
    <b:RefOrder>1</b:RefOrder>
  </b:Source>
  <b:Source>
    <b:Tag>W3C15</b:Tag>
    <b:SourceType>InternetSite</b:SourceType>
    <b:Guid>{91D5DEF9-4D21-4457-9FC3-18DC5232F3D3}</b:Guid>
    <b:Author>
      <b:Author>
        <b:NameList>
          <b:Person>
            <b:Last>W3C</b:Last>
          </b:Person>
        </b:NameList>
      </b:Author>
    </b:Author>
    <b:Title>HTML, The Web’s Core Language</b:Title>
    <b:YearAccessed>2015</b:YearAccessed>
    <b:MonthAccessed>október</b:MonthAccessed>
    <b:DayAccessed>20</b:DayAccessed>
    <b:URL>http://www.w3.org/html/</b:URL>
    <b:RefOrder>2</b:RefOrder>
  </b:Source>
</b:Sources>
</file>

<file path=customXml/itemProps1.xml><?xml version="1.0" encoding="utf-8"?>
<ds:datastoreItem xmlns:ds="http://schemas.openxmlformats.org/officeDocument/2006/customXml" ds:itemID="{13D666E6-4D57-4FB4-B4EC-AAA053FE1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0</TotalTime>
  <Pages>31</Pages>
  <Words>5441</Words>
  <Characters>37547</Characters>
  <Application>Microsoft Office Word</Application>
  <DocSecurity>0</DocSecurity>
  <Lines>312</Lines>
  <Paragraphs>85</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Diplomaterv útmutató</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
  <Company>Automatizálási és Alkalmazott Informatikai Tanszék</Company>
  <LinksUpToDate>false</LinksUpToDate>
  <CharactersWithSpaces>42903</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Diplomaterv útmutató</dc:title>
  <dc:subject/>
  <dc:creator>Dr. Kővári Bence;balassy@aut.bme.hu</dc:creator>
  <cp:keywords/>
  <dc:description>Az adatok átírása után a dokumentum egészére adjanak ki frissítést.</dc:description>
  <cp:lastModifiedBy>Horváth Gellért</cp:lastModifiedBy>
  <cp:revision>2</cp:revision>
  <cp:lastPrinted>2002-07-08T12:51:00Z</cp:lastPrinted>
  <dcterms:created xsi:type="dcterms:W3CDTF">2025-11-05T10:19:00Z</dcterms:created>
  <dcterms:modified xsi:type="dcterms:W3CDTF">2025-11-05T10:19:00Z</dcterms:modified>
</cp:coreProperties>
</file>